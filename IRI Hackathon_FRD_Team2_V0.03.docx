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4A4F6" w14:textId="77777777" w:rsidR="00900DEE" w:rsidRDefault="00900DEE" w:rsidP="003C7B60">
      <w:pPr>
        <w:spacing w:line="240" w:lineRule="auto"/>
        <w:contextualSpacing/>
        <w:rPr>
          <w:rFonts w:ascii="Calibri" w:hAnsi="Calibri" w:cs="Calibri"/>
        </w:rPr>
      </w:pPr>
    </w:p>
    <w:sdt>
      <w:sdtPr>
        <w:rPr>
          <w:rFonts w:ascii="Calibri" w:hAnsi="Calibri" w:cs="Calibri"/>
        </w:rPr>
        <w:id w:val="-104431608"/>
        <w:docPartObj>
          <w:docPartGallery w:val="Cover Pages"/>
          <w:docPartUnique/>
        </w:docPartObj>
      </w:sdtPr>
      <w:sdtContent>
        <w:p w14:paraId="5D0084DA" w14:textId="2249B1BF" w:rsidR="0063552C" w:rsidRPr="008629DC" w:rsidRDefault="0063552C" w:rsidP="003C7B60">
          <w:pPr>
            <w:spacing w:line="240" w:lineRule="auto"/>
            <w:contextualSpacing/>
            <w:rPr>
              <w:rFonts w:ascii="Calibri" w:hAnsi="Calibri" w:cs="Calibri"/>
            </w:rPr>
          </w:pPr>
        </w:p>
        <w:p w14:paraId="597A3102" w14:textId="3B7B7E32" w:rsidR="0063552C" w:rsidRPr="008629DC" w:rsidRDefault="0063552C" w:rsidP="003C7B60">
          <w:pPr>
            <w:spacing w:line="240" w:lineRule="auto"/>
            <w:contextualSpacing/>
            <w:rPr>
              <w:rFonts w:ascii="Calibri" w:hAnsi="Calibri" w:cs="Calibri"/>
            </w:rPr>
          </w:pPr>
          <w:r w:rsidRPr="008629DC">
            <w:rPr>
              <w:rFonts w:ascii="Calibri" w:hAnsi="Calibri" w:cs="Calibri"/>
              <w:noProof/>
            </w:rPr>
            <mc:AlternateContent>
              <mc:Choice Requires="wps">
                <w:drawing>
                  <wp:anchor distT="0" distB="0" distL="182880" distR="182880" simplePos="0" relativeHeight="251660288" behindDoc="0" locked="0" layoutInCell="1" allowOverlap="1" wp14:anchorId="238C6DC4" wp14:editId="5D5BB7AA">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CB52A" w14:textId="79FBA4FC" w:rsidR="0063552C"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3552C">
                                      <w:rPr>
                                        <w:color w:val="156082" w:themeColor="accent1"/>
                                        <w:sz w:val="72"/>
                                        <w:szCs w:val="72"/>
                                      </w:rPr>
                                      <w:t>IRI Hackathon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06EF0F7" w14:textId="5F136569" w:rsidR="0063552C" w:rsidRDefault="009D0CF3">
                                    <w:pPr>
                                      <w:pStyle w:val="NoSpacing"/>
                                      <w:spacing w:before="40" w:after="40"/>
                                      <w:rPr>
                                        <w:caps/>
                                        <w:color w:val="501549" w:themeColor="accent5" w:themeShade="80"/>
                                        <w:sz w:val="28"/>
                                        <w:szCs w:val="28"/>
                                      </w:rPr>
                                    </w:pPr>
                                    <w:r>
                                      <w:rPr>
                                        <w:caps/>
                                        <w:color w:val="501549" w:themeColor="accent5" w:themeShade="80"/>
                                        <w:sz w:val="28"/>
                                        <w:szCs w:val="28"/>
                                      </w:rPr>
                                      <w:t>Team 2</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B1EEC01" w14:textId="0A85C949" w:rsidR="0063552C" w:rsidRDefault="009D0CF3">
                                    <w:pPr>
                                      <w:pStyle w:val="NoSpacing"/>
                                      <w:spacing w:before="80" w:after="40"/>
                                      <w:rPr>
                                        <w:caps/>
                                        <w:color w:val="A02B93" w:themeColor="accent5"/>
                                        <w:sz w:val="24"/>
                                        <w:szCs w:val="24"/>
                                      </w:rPr>
                                    </w:pPr>
                                    <w:r>
                                      <w:rPr>
                                        <w:caps/>
                                        <w:color w:val="A02B93" w:themeColor="accent5"/>
                                        <w:sz w:val="24"/>
                                        <w:szCs w:val="24"/>
                                      </w:rPr>
                                      <w:t>Ruiz, Edward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38C6DC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76CB52A" w14:textId="79FBA4FC" w:rsidR="0063552C"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3552C">
                                <w:rPr>
                                  <w:color w:val="156082" w:themeColor="accent1"/>
                                  <w:sz w:val="72"/>
                                  <w:szCs w:val="72"/>
                                </w:rPr>
                                <w:t>IRI Hackathon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06EF0F7" w14:textId="5F136569" w:rsidR="0063552C" w:rsidRDefault="009D0CF3">
                              <w:pPr>
                                <w:pStyle w:val="NoSpacing"/>
                                <w:spacing w:before="40" w:after="40"/>
                                <w:rPr>
                                  <w:caps/>
                                  <w:color w:val="501549" w:themeColor="accent5" w:themeShade="80"/>
                                  <w:sz w:val="28"/>
                                  <w:szCs w:val="28"/>
                                </w:rPr>
                              </w:pPr>
                              <w:r>
                                <w:rPr>
                                  <w:caps/>
                                  <w:color w:val="501549" w:themeColor="accent5" w:themeShade="80"/>
                                  <w:sz w:val="28"/>
                                  <w:szCs w:val="28"/>
                                </w:rPr>
                                <w:t>Team 2</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B1EEC01" w14:textId="0A85C949" w:rsidR="0063552C" w:rsidRDefault="009D0CF3">
                              <w:pPr>
                                <w:pStyle w:val="NoSpacing"/>
                                <w:spacing w:before="80" w:after="40"/>
                                <w:rPr>
                                  <w:caps/>
                                  <w:color w:val="A02B93" w:themeColor="accent5"/>
                                  <w:sz w:val="24"/>
                                  <w:szCs w:val="24"/>
                                </w:rPr>
                              </w:pPr>
                              <w:r>
                                <w:rPr>
                                  <w:caps/>
                                  <w:color w:val="A02B93" w:themeColor="accent5"/>
                                  <w:sz w:val="24"/>
                                  <w:szCs w:val="24"/>
                                </w:rPr>
                                <w:t>Ruiz, Edward</w:t>
                              </w:r>
                            </w:p>
                          </w:sdtContent>
                        </w:sdt>
                      </w:txbxContent>
                    </v:textbox>
                    <w10:wrap type="square" anchorx="margin" anchory="page"/>
                  </v:shape>
                </w:pict>
              </mc:Fallback>
            </mc:AlternateContent>
          </w:r>
          <w:r w:rsidRPr="008629DC">
            <w:rPr>
              <w:rFonts w:ascii="Calibri" w:hAnsi="Calibri" w:cs="Calibri"/>
              <w:noProof/>
            </w:rPr>
            <mc:AlternateContent>
              <mc:Choice Requires="wps">
                <w:drawing>
                  <wp:anchor distT="0" distB="0" distL="114300" distR="114300" simplePos="0" relativeHeight="251659264" behindDoc="0" locked="0" layoutInCell="1" allowOverlap="1" wp14:anchorId="22A1EF31" wp14:editId="3961FCF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CEFBAF4" w14:textId="732F55CE" w:rsidR="0063552C" w:rsidRDefault="0063552C">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2A1EF31"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CEFBAF4" w14:textId="732F55CE" w:rsidR="0063552C" w:rsidRDefault="0063552C">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8629DC">
            <w:rPr>
              <w:rFonts w:ascii="Calibri" w:hAnsi="Calibri" w:cs="Calibri"/>
            </w:rPr>
            <w:br w:type="page"/>
          </w:r>
        </w:p>
      </w:sdtContent>
    </w:sdt>
    <w:sdt>
      <w:sdtPr>
        <w:rPr>
          <w:rFonts w:ascii="Calibri" w:eastAsiaTheme="minorHAnsi" w:hAnsi="Calibri" w:cs="Calibri"/>
          <w:color w:val="auto"/>
          <w:kern w:val="2"/>
          <w:sz w:val="24"/>
          <w:szCs w:val="24"/>
          <w14:ligatures w14:val="standardContextual"/>
        </w:rPr>
        <w:id w:val="1005632139"/>
        <w:docPartObj>
          <w:docPartGallery w:val="Table of Contents"/>
          <w:docPartUnique/>
        </w:docPartObj>
      </w:sdtPr>
      <w:sdtEndPr>
        <w:rPr>
          <w:b/>
          <w:bCs/>
          <w:noProof/>
        </w:rPr>
      </w:sdtEndPr>
      <w:sdtContent>
        <w:p w14:paraId="325CB25F" w14:textId="7FE20C22" w:rsidR="0063552C" w:rsidRPr="008629DC" w:rsidRDefault="0063552C" w:rsidP="003C7B60">
          <w:pPr>
            <w:pStyle w:val="TOCHeading"/>
            <w:spacing w:line="240" w:lineRule="auto"/>
            <w:contextualSpacing/>
            <w:rPr>
              <w:rFonts w:ascii="Calibri" w:hAnsi="Calibri" w:cs="Calibri"/>
              <w:sz w:val="24"/>
              <w:szCs w:val="24"/>
            </w:rPr>
          </w:pPr>
          <w:r w:rsidRPr="008629DC">
            <w:rPr>
              <w:rFonts w:ascii="Calibri" w:hAnsi="Calibri" w:cs="Calibri"/>
              <w:sz w:val="24"/>
              <w:szCs w:val="24"/>
            </w:rPr>
            <w:t>Table of Contents</w:t>
          </w:r>
        </w:p>
        <w:p w14:paraId="3A8EC9FD" w14:textId="1C4AD85B" w:rsidR="00B04EB5" w:rsidRDefault="0063552C">
          <w:pPr>
            <w:pStyle w:val="TOC2"/>
            <w:tabs>
              <w:tab w:val="right" w:leader="dot" w:pos="9350"/>
            </w:tabs>
            <w:rPr>
              <w:rFonts w:eastAsiaTheme="minorEastAsia"/>
              <w:noProof/>
            </w:rPr>
          </w:pPr>
          <w:r w:rsidRPr="008629DC">
            <w:rPr>
              <w:rFonts w:ascii="Calibri" w:hAnsi="Calibri" w:cs="Calibri"/>
            </w:rPr>
            <w:fldChar w:fldCharType="begin"/>
          </w:r>
          <w:r w:rsidRPr="008629DC">
            <w:rPr>
              <w:rFonts w:ascii="Calibri" w:hAnsi="Calibri" w:cs="Calibri"/>
            </w:rPr>
            <w:instrText xml:space="preserve"> TOC \o "1-3" \h \z \u </w:instrText>
          </w:r>
          <w:r w:rsidRPr="008629DC">
            <w:rPr>
              <w:rFonts w:ascii="Calibri" w:hAnsi="Calibri" w:cs="Calibri"/>
            </w:rPr>
            <w:fldChar w:fldCharType="separate"/>
          </w:r>
          <w:hyperlink w:anchor="_Toc221563759" w:history="1">
            <w:r w:rsidR="00B04EB5" w:rsidRPr="00E42879">
              <w:rPr>
                <w:rStyle w:val="Hyperlink"/>
                <w:rFonts w:ascii="Calibri" w:eastAsia="Calibri" w:hAnsi="Calibri" w:cs="Calibri"/>
                <w:b/>
                <w:bCs/>
                <w:noProof/>
              </w:rPr>
              <w:t>Document Overview</w:t>
            </w:r>
            <w:r w:rsidR="00B04EB5">
              <w:rPr>
                <w:noProof/>
                <w:webHidden/>
              </w:rPr>
              <w:tab/>
            </w:r>
            <w:r w:rsidR="00B04EB5">
              <w:rPr>
                <w:noProof/>
                <w:webHidden/>
              </w:rPr>
              <w:fldChar w:fldCharType="begin"/>
            </w:r>
            <w:r w:rsidR="00B04EB5">
              <w:rPr>
                <w:noProof/>
                <w:webHidden/>
              </w:rPr>
              <w:instrText xml:space="preserve"> PAGEREF _Toc221563759 \h </w:instrText>
            </w:r>
            <w:r w:rsidR="00B04EB5">
              <w:rPr>
                <w:noProof/>
                <w:webHidden/>
              </w:rPr>
            </w:r>
            <w:r w:rsidR="00B04EB5">
              <w:rPr>
                <w:noProof/>
                <w:webHidden/>
              </w:rPr>
              <w:fldChar w:fldCharType="separate"/>
            </w:r>
            <w:r w:rsidR="00B04EB5">
              <w:rPr>
                <w:noProof/>
                <w:webHidden/>
              </w:rPr>
              <w:t>3</w:t>
            </w:r>
            <w:r w:rsidR="00B04EB5">
              <w:rPr>
                <w:noProof/>
                <w:webHidden/>
              </w:rPr>
              <w:fldChar w:fldCharType="end"/>
            </w:r>
          </w:hyperlink>
        </w:p>
        <w:p w14:paraId="12E7C12F" w14:textId="7C9290DC" w:rsidR="00B04EB5" w:rsidRDefault="00B04EB5">
          <w:pPr>
            <w:pStyle w:val="TOC2"/>
            <w:tabs>
              <w:tab w:val="right" w:leader="dot" w:pos="9350"/>
            </w:tabs>
            <w:rPr>
              <w:rFonts w:eastAsiaTheme="minorEastAsia"/>
              <w:noProof/>
            </w:rPr>
          </w:pPr>
          <w:hyperlink w:anchor="_Toc221563760" w:history="1">
            <w:r w:rsidRPr="00E42879">
              <w:rPr>
                <w:rStyle w:val="Hyperlink"/>
                <w:rFonts w:ascii="Calibri" w:eastAsia="Calibri" w:hAnsi="Calibri" w:cs="Calibri"/>
                <w:b/>
                <w:bCs/>
                <w:noProof/>
              </w:rPr>
              <w:t>Business Objective</w:t>
            </w:r>
            <w:r>
              <w:rPr>
                <w:noProof/>
                <w:webHidden/>
              </w:rPr>
              <w:tab/>
            </w:r>
            <w:r>
              <w:rPr>
                <w:noProof/>
                <w:webHidden/>
              </w:rPr>
              <w:fldChar w:fldCharType="begin"/>
            </w:r>
            <w:r>
              <w:rPr>
                <w:noProof/>
                <w:webHidden/>
              </w:rPr>
              <w:instrText xml:space="preserve"> PAGEREF _Toc221563760 \h </w:instrText>
            </w:r>
            <w:r>
              <w:rPr>
                <w:noProof/>
                <w:webHidden/>
              </w:rPr>
            </w:r>
            <w:r>
              <w:rPr>
                <w:noProof/>
                <w:webHidden/>
              </w:rPr>
              <w:fldChar w:fldCharType="separate"/>
            </w:r>
            <w:r>
              <w:rPr>
                <w:noProof/>
                <w:webHidden/>
              </w:rPr>
              <w:t>3</w:t>
            </w:r>
            <w:r>
              <w:rPr>
                <w:noProof/>
                <w:webHidden/>
              </w:rPr>
              <w:fldChar w:fldCharType="end"/>
            </w:r>
          </w:hyperlink>
        </w:p>
        <w:p w14:paraId="5FEAEC7B" w14:textId="41F4B9FE" w:rsidR="00B04EB5" w:rsidRDefault="00B04EB5">
          <w:pPr>
            <w:pStyle w:val="TOC1"/>
            <w:tabs>
              <w:tab w:val="right" w:leader="dot" w:pos="9350"/>
            </w:tabs>
            <w:rPr>
              <w:rFonts w:eastAsiaTheme="minorEastAsia"/>
              <w:noProof/>
            </w:rPr>
          </w:pPr>
          <w:hyperlink w:anchor="_Toc221563761" w:history="1">
            <w:r w:rsidRPr="00E42879">
              <w:rPr>
                <w:rStyle w:val="Hyperlink"/>
                <w:rFonts w:ascii="Calibri" w:eastAsia="Calibri" w:hAnsi="Calibri" w:cs="Calibri"/>
                <w:b/>
                <w:bCs/>
                <w:noProof/>
              </w:rPr>
              <w:t>Business, Resource, and Technology Assumptions, Constraints, Risks, &amp; Dependencies</w:t>
            </w:r>
            <w:r>
              <w:rPr>
                <w:noProof/>
                <w:webHidden/>
              </w:rPr>
              <w:tab/>
            </w:r>
            <w:r>
              <w:rPr>
                <w:noProof/>
                <w:webHidden/>
              </w:rPr>
              <w:fldChar w:fldCharType="begin"/>
            </w:r>
            <w:r>
              <w:rPr>
                <w:noProof/>
                <w:webHidden/>
              </w:rPr>
              <w:instrText xml:space="preserve"> PAGEREF _Toc221563761 \h </w:instrText>
            </w:r>
            <w:r>
              <w:rPr>
                <w:noProof/>
                <w:webHidden/>
              </w:rPr>
            </w:r>
            <w:r>
              <w:rPr>
                <w:noProof/>
                <w:webHidden/>
              </w:rPr>
              <w:fldChar w:fldCharType="separate"/>
            </w:r>
            <w:r>
              <w:rPr>
                <w:noProof/>
                <w:webHidden/>
              </w:rPr>
              <w:t>3</w:t>
            </w:r>
            <w:r>
              <w:rPr>
                <w:noProof/>
                <w:webHidden/>
              </w:rPr>
              <w:fldChar w:fldCharType="end"/>
            </w:r>
          </w:hyperlink>
        </w:p>
        <w:p w14:paraId="527F24AB" w14:textId="06659FF7" w:rsidR="00B04EB5" w:rsidRDefault="00B04EB5">
          <w:pPr>
            <w:pStyle w:val="TOC1"/>
            <w:tabs>
              <w:tab w:val="right" w:leader="dot" w:pos="9350"/>
            </w:tabs>
            <w:rPr>
              <w:rFonts w:eastAsiaTheme="minorEastAsia"/>
              <w:noProof/>
            </w:rPr>
          </w:pPr>
          <w:hyperlink w:anchor="_Toc221563762" w:history="1">
            <w:r w:rsidRPr="00E42879">
              <w:rPr>
                <w:rStyle w:val="Hyperlink"/>
                <w:rFonts w:ascii="Calibri" w:eastAsia="Calibri" w:hAnsi="Calibri" w:cs="Calibri"/>
                <w:b/>
                <w:bCs/>
                <w:noProof/>
              </w:rPr>
              <w:t>Use-Case – Customer Policy</w:t>
            </w:r>
            <w:r>
              <w:rPr>
                <w:noProof/>
                <w:webHidden/>
              </w:rPr>
              <w:tab/>
            </w:r>
            <w:r>
              <w:rPr>
                <w:noProof/>
                <w:webHidden/>
              </w:rPr>
              <w:fldChar w:fldCharType="begin"/>
            </w:r>
            <w:r>
              <w:rPr>
                <w:noProof/>
                <w:webHidden/>
              </w:rPr>
              <w:instrText xml:space="preserve"> PAGEREF _Toc221563762 \h </w:instrText>
            </w:r>
            <w:r>
              <w:rPr>
                <w:noProof/>
                <w:webHidden/>
              </w:rPr>
            </w:r>
            <w:r>
              <w:rPr>
                <w:noProof/>
                <w:webHidden/>
              </w:rPr>
              <w:fldChar w:fldCharType="separate"/>
            </w:r>
            <w:r>
              <w:rPr>
                <w:noProof/>
                <w:webHidden/>
              </w:rPr>
              <w:t>3</w:t>
            </w:r>
            <w:r>
              <w:rPr>
                <w:noProof/>
                <w:webHidden/>
              </w:rPr>
              <w:fldChar w:fldCharType="end"/>
            </w:r>
          </w:hyperlink>
        </w:p>
        <w:p w14:paraId="72AE82DE" w14:textId="07FA11C5" w:rsidR="00B04EB5" w:rsidRDefault="00B04EB5">
          <w:pPr>
            <w:pStyle w:val="TOC1"/>
            <w:tabs>
              <w:tab w:val="right" w:leader="dot" w:pos="9350"/>
            </w:tabs>
            <w:rPr>
              <w:rFonts w:eastAsiaTheme="minorEastAsia"/>
              <w:noProof/>
            </w:rPr>
          </w:pPr>
          <w:hyperlink w:anchor="_Toc221563763" w:history="1">
            <w:r w:rsidRPr="00E42879">
              <w:rPr>
                <w:rStyle w:val="Hyperlink"/>
                <w:rFonts w:ascii="Calibri" w:eastAsia="Calibri" w:hAnsi="Calibri" w:cs="Calibri"/>
                <w:b/>
                <w:bCs/>
                <w:noProof/>
              </w:rPr>
              <w:t>Industry Current State</w:t>
            </w:r>
            <w:r>
              <w:rPr>
                <w:noProof/>
                <w:webHidden/>
              </w:rPr>
              <w:tab/>
            </w:r>
            <w:r>
              <w:rPr>
                <w:noProof/>
                <w:webHidden/>
              </w:rPr>
              <w:fldChar w:fldCharType="begin"/>
            </w:r>
            <w:r>
              <w:rPr>
                <w:noProof/>
                <w:webHidden/>
              </w:rPr>
              <w:instrText xml:space="preserve"> PAGEREF _Toc221563763 \h </w:instrText>
            </w:r>
            <w:r>
              <w:rPr>
                <w:noProof/>
                <w:webHidden/>
              </w:rPr>
            </w:r>
            <w:r>
              <w:rPr>
                <w:noProof/>
                <w:webHidden/>
              </w:rPr>
              <w:fldChar w:fldCharType="separate"/>
            </w:r>
            <w:r>
              <w:rPr>
                <w:noProof/>
                <w:webHidden/>
              </w:rPr>
              <w:t>4</w:t>
            </w:r>
            <w:r>
              <w:rPr>
                <w:noProof/>
                <w:webHidden/>
              </w:rPr>
              <w:fldChar w:fldCharType="end"/>
            </w:r>
          </w:hyperlink>
        </w:p>
        <w:p w14:paraId="2BDF7B2E" w14:textId="4E6C296B" w:rsidR="00B04EB5" w:rsidRDefault="00B04EB5">
          <w:pPr>
            <w:pStyle w:val="TOC1"/>
            <w:tabs>
              <w:tab w:val="right" w:leader="dot" w:pos="9350"/>
            </w:tabs>
            <w:rPr>
              <w:rFonts w:eastAsiaTheme="minorEastAsia"/>
              <w:noProof/>
            </w:rPr>
          </w:pPr>
          <w:hyperlink w:anchor="_Toc221563764" w:history="1">
            <w:r w:rsidRPr="00E42879">
              <w:rPr>
                <w:rStyle w:val="Hyperlink"/>
                <w:rFonts w:ascii="Calibri" w:eastAsia="Calibri" w:hAnsi="Calibri" w:cs="Calibri"/>
                <w:b/>
                <w:bCs/>
                <w:noProof/>
              </w:rPr>
              <w:t>Industry Future State</w:t>
            </w:r>
            <w:r>
              <w:rPr>
                <w:noProof/>
                <w:webHidden/>
              </w:rPr>
              <w:tab/>
            </w:r>
            <w:r>
              <w:rPr>
                <w:noProof/>
                <w:webHidden/>
              </w:rPr>
              <w:fldChar w:fldCharType="begin"/>
            </w:r>
            <w:r>
              <w:rPr>
                <w:noProof/>
                <w:webHidden/>
              </w:rPr>
              <w:instrText xml:space="preserve"> PAGEREF _Toc221563764 \h </w:instrText>
            </w:r>
            <w:r>
              <w:rPr>
                <w:noProof/>
                <w:webHidden/>
              </w:rPr>
            </w:r>
            <w:r>
              <w:rPr>
                <w:noProof/>
                <w:webHidden/>
              </w:rPr>
              <w:fldChar w:fldCharType="separate"/>
            </w:r>
            <w:r>
              <w:rPr>
                <w:noProof/>
                <w:webHidden/>
              </w:rPr>
              <w:t>5</w:t>
            </w:r>
            <w:r>
              <w:rPr>
                <w:noProof/>
                <w:webHidden/>
              </w:rPr>
              <w:fldChar w:fldCharType="end"/>
            </w:r>
          </w:hyperlink>
        </w:p>
        <w:p w14:paraId="3785695B" w14:textId="42FBBBEF" w:rsidR="00B04EB5" w:rsidRDefault="00B04EB5">
          <w:pPr>
            <w:pStyle w:val="TOC1"/>
            <w:tabs>
              <w:tab w:val="right" w:leader="dot" w:pos="9350"/>
            </w:tabs>
            <w:rPr>
              <w:rFonts w:eastAsiaTheme="minorEastAsia"/>
              <w:noProof/>
            </w:rPr>
          </w:pPr>
          <w:hyperlink w:anchor="_Toc221563765" w:history="1">
            <w:r w:rsidRPr="00E42879">
              <w:rPr>
                <w:rStyle w:val="Hyperlink"/>
                <w:rFonts w:ascii="Calibri" w:eastAsia="Calibri" w:hAnsi="Calibri" w:cs="Calibri"/>
                <w:b/>
                <w:bCs/>
                <w:noProof/>
              </w:rPr>
              <w:t>In-Scope Functional and Non-Functional Requirements</w:t>
            </w:r>
            <w:r>
              <w:rPr>
                <w:noProof/>
                <w:webHidden/>
              </w:rPr>
              <w:tab/>
            </w:r>
            <w:r>
              <w:rPr>
                <w:noProof/>
                <w:webHidden/>
              </w:rPr>
              <w:fldChar w:fldCharType="begin"/>
            </w:r>
            <w:r>
              <w:rPr>
                <w:noProof/>
                <w:webHidden/>
              </w:rPr>
              <w:instrText xml:space="preserve"> PAGEREF _Toc221563765 \h </w:instrText>
            </w:r>
            <w:r>
              <w:rPr>
                <w:noProof/>
                <w:webHidden/>
              </w:rPr>
            </w:r>
            <w:r>
              <w:rPr>
                <w:noProof/>
                <w:webHidden/>
              </w:rPr>
              <w:fldChar w:fldCharType="separate"/>
            </w:r>
            <w:r>
              <w:rPr>
                <w:noProof/>
                <w:webHidden/>
              </w:rPr>
              <w:t>5</w:t>
            </w:r>
            <w:r>
              <w:rPr>
                <w:noProof/>
                <w:webHidden/>
              </w:rPr>
              <w:fldChar w:fldCharType="end"/>
            </w:r>
          </w:hyperlink>
        </w:p>
        <w:p w14:paraId="14279324" w14:textId="2C76ECE7" w:rsidR="00B04EB5" w:rsidRDefault="00B04EB5">
          <w:pPr>
            <w:pStyle w:val="TOC1"/>
            <w:tabs>
              <w:tab w:val="left" w:pos="720"/>
              <w:tab w:val="right" w:leader="dot" w:pos="9350"/>
            </w:tabs>
            <w:rPr>
              <w:rFonts w:eastAsiaTheme="minorEastAsia"/>
              <w:noProof/>
            </w:rPr>
          </w:pPr>
          <w:hyperlink w:anchor="_Toc221563766" w:history="1">
            <w:r w:rsidRPr="00E42879">
              <w:rPr>
                <w:rStyle w:val="Hyperlink"/>
                <w:rFonts w:ascii="Calibri" w:eastAsia="Calibri" w:hAnsi="Calibri" w:cs="Calibri"/>
                <w:b/>
                <w:bCs/>
                <w:noProof/>
              </w:rPr>
              <w:t>1.0</w:t>
            </w:r>
            <w:r>
              <w:rPr>
                <w:rFonts w:eastAsiaTheme="minorEastAsia"/>
                <w:noProof/>
              </w:rPr>
              <w:tab/>
            </w:r>
            <w:r w:rsidRPr="00E42879">
              <w:rPr>
                <w:rStyle w:val="Hyperlink"/>
                <w:rFonts w:ascii="Calibri" w:eastAsia="Calibri" w:hAnsi="Calibri" w:cs="Calibri"/>
                <w:b/>
                <w:bCs/>
                <w:noProof/>
              </w:rPr>
              <w:t>Retrieve Policy Information</w:t>
            </w:r>
            <w:r>
              <w:rPr>
                <w:noProof/>
                <w:webHidden/>
              </w:rPr>
              <w:tab/>
            </w:r>
            <w:r>
              <w:rPr>
                <w:noProof/>
                <w:webHidden/>
              </w:rPr>
              <w:fldChar w:fldCharType="begin"/>
            </w:r>
            <w:r>
              <w:rPr>
                <w:noProof/>
                <w:webHidden/>
              </w:rPr>
              <w:instrText xml:space="preserve"> PAGEREF _Toc221563766 \h </w:instrText>
            </w:r>
            <w:r>
              <w:rPr>
                <w:noProof/>
                <w:webHidden/>
              </w:rPr>
            </w:r>
            <w:r>
              <w:rPr>
                <w:noProof/>
                <w:webHidden/>
              </w:rPr>
              <w:fldChar w:fldCharType="separate"/>
            </w:r>
            <w:r>
              <w:rPr>
                <w:noProof/>
                <w:webHidden/>
              </w:rPr>
              <w:t>5</w:t>
            </w:r>
            <w:r>
              <w:rPr>
                <w:noProof/>
                <w:webHidden/>
              </w:rPr>
              <w:fldChar w:fldCharType="end"/>
            </w:r>
          </w:hyperlink>
        </w:p>
        <w:p w14:paraId="4D447FB4" w14:textId="4F575A8A" w:rsidR="00B04EB5" w:rsidRDefault="00B04EB5">
          <w:pPr>
            <w:pStyle w:val="TOC1"/>
            <w:tabs>
              <w:tab w:val="left" w:pos="720"/>
              <w:tab w:val="right" w:leader="dot" w:pos="9350"/>
            </w:tabs>
            <w:rPr>
              <w:rFonts w:eastAsiaTheme="minorEastAsia"/>
              <w:noProof/>
            </w:rPr>
          </w:pPr>
          <w:hyperlink w:anchor="_Toc221563767" w:history="1">
            <w:r w:rsidRPr="00E42879">
              <w:rPr>
                <w:rStyle w:val="Hyperlink"/>
                <w:rFonts w:ascii="Calibri" w:eastAsia="Calibri" w:hAnsi="Calibri" w:cs="Calibri"/>
                <w:b/>
                <w:bCs/>
                <w:noProof/>
              </w:rPr>
              <w:t>2.0</w:t>
            </w:r>
            <w:r>
              <w:rPr>
                <w:rFonts w:eastAsiaTheme="minorEastAsia"/>
                <w:noProof/>
              </w:rPr>
              <w:tab/>
            </w:r>
            <w:r w:rsidRPr="00E42879">
              <w:rPr>
                <w:rStyle w:val="Hyperlink"/>
                <w:rFonts w:ascii="Calibri" w:eastAsia="Calibri" w:hAnsi="Calibri" w:cs="Calibri"/>
                <w:b/>
                <w:bCs/>
                <w:noProof/>
              </w:rPr>
              <w:t>Renewal Detection</w:t>
            </w:r>
            <w:r>
              <w:rPr>
                <w:noProof/>
                <w:webHidden/>
              </w:rPr>
              <w:tab/>
            </w:r>
            <w:r>
              <w:rPr>
                <w:noProof/>
                <w:webHidden/>
              </w:rPr>
              <w:fldChar w:fldCharType="begin"/>
            </w:r>
            <w:r>
              <w:rPr>
                <w:noProof/>
                <w:webHidden/>
              </w:rPr>
              <w:instrText xml:space="preserve"> PAGEREF _Toc221563767 \h </w:instrText>
            </w:r>
            <w:r>
              <w:rPr>
                <w:noProof/>
                <w:webHidden/>
              </w:rPr>
            </w:r>
            <w:r>
              <w:rPr>
                <w:noProof/>
                <w:webHidden/>
              </w:rPr>
              <w:fldChar w:fldCharType="separate"/>
            </w:r>
            <w:r>
              <w:rPr>
                <w:noProof/>
                <w:webHidden/>
              </w:rPr>
              <w:t>6</w:t>
            </w:r>
            <w:r>
              <w:rPr>
                <w:noProof/>
                <w:webHidden/>
              </w:rPr>
              <w:fldChar w:fldCharType="end"/>
            </w:r>
          </w:hyperlink>
        </w:p>
        <w:p w14:paraId="57E3FBFF" w14:textId="5E218642" w:rsidR="00B04EB5" w:rsidRDefault="00B04EB5">
          <w:pPr>
            <w:pStyle w:val="TOC1"/>
            <w:tabs>
              <w:tab w:val="left" w:pos="720"/>
              <w:tab w:val="right" w:leader="dot" w:pos="9350"/>
            </w:tabs>
            <w:rPr>
              <w:rFonts w:eastAsiaTheme="minorEastAsia"/>
              <w:noProof/>
            </w:rPr>
          </w:pPr>
          <w:hyperlink w:anchor="_Toc221563768" w:history="1">
            <w:r w:rsidRPr="00E42879">
              <w:rPr>
                <w:rStyle w:val="Hyperlink"/>
                <w:rFonts w:ascii="Calibri" w:eastAsia="Calibri" w:hAnsi="Calibri" w:cs="Calibri"/>
                <w:b/>
                <w:bCs/>
                <w:noProof/>
              </w:rPr>
              <w:t>3.0</w:t>
            </w:r>
            <w:r>
              <w:rPr>
                <w:rFonts w:eastAsiaTheme="minorEastAsia"/>
                <w:noProof/>
              </w:rPr>
              <w:tab/>
            </w:r>
            <w:r w:rsidRPr="00E42879">
              <w:rPr>
                <w:rStyle w:val="Hyperlink"/>
                <w:rFonts w:ascii="Calibri" w:eastAsia="Calibri" w:hAnsi="Calibri" w:cs="Calibri"/>
                <w:b/>
                <w:bCs/>
                <w:noProof/>
              </w:rPr>
              <w:t>Notification to Advisor Tool</w:t>
            </w:r>
            <w:r>
              <w:rPr>
                <w:noProof/>
                <w:webHidden/>
              </w:rPr>
              <w:tab/>
            </w:r>
            <w:r>
              <w:rPr>
                <w:noProof/>
                <w:webHidden/>
              </w:rPr>
              <w:fldChar w:fldCharType="begin"/>
            </w:r>
            <w:r>
              <w:rPr>
                <w:noProof/>
                <w:webHidden/>
              </w:rPr>
              <w:instrText xml:space="preserve"> PAGEREF _Toc221563768 \h </w:instrText>
            </w:r>
            <w:r>
              <w:rPr>
                <w:noProof/>
                <w:webHidden/>
              </w:rPr>
            </w:r>
            <w:r>
              <w:rPr>
                <w:noProof/>
                <w:webHidden/>
              </w:rPr>
              <w:fldChar w:fldCharType="separate"/>
            </w:r>
            <w:r>
              <w:rPr>
                <w:noProof/>
                <w:webHidden/>
              </w:rPr>
              <w:t>7</w:t>
            </w:r>
            <w:r>
              <w:rPr>
                <w:noProof/>
                <w:webHidden/>
              </w:rPr>
              <w:fldChar w:fldCharType="end"/>
            </w:r>
          </w:hyperlink>
        </w:p>
        <w:p w14:paraId="60475D25" w14:textId="77F03DBD" w:rsidR="00B04EB5" w:rsidRDefault="00B04EB5">
          <w:pPr>
            <w:pStyle w:val="TOC1"/>
            <w:tabs>
              <w:tab w:val="left" w:pos="720"/>
              <w:tab w:val="right" w:leader="dot" w:pos="9350"/>
            </w:tabs>
            <w:rPr>
              <w:rFonts w:eastAsiaTheme="minorEastAsia"/>
              <w:noProof/>
            </w:rPr>
          </w:pPr>
          <w:hyperlink w:anchor="_Toc221563769" w:history="1">
            <w:r w:rsidRPr="00E42879">
              <w:rPr>
                <w:rStyle w:val="Hyperlink"/>
                <w:rFonts w:ascii="Calibri" w:eastAsia="Calibri" w:hAnsi="Calibri" w:cs="Calibri"/>
                <w:b/>
                <w:bCs/>
                <w:noProof/>
              </w:rPr>
              <w:t>4.0</w:t>
            </w:r>
            <w:r>
              <w:rPr>
                <w:rFonts w:eastAsiaTheme="minorEastAsia"/>
                <w:noProof/>
              </w:rPr>
              <w:tab/>
            </w:r>
            <w:r w:rsidRPr="00E42879">
              <w:rPr>
                <w:rStyle w:val="Hyperlink"/>
                <w:rFonts w:ascii="Calibri" w:eastAsia="Calibri" w:hAnsi="Calibri" w:cs="Calibri"/>
                <w:b/>
                <w:bCs/>
                <w:noProof/>
              </w:rPr>
              <w:t>Advisor is Alerted/Advisor Views the Alert</w:t>
            </w:r>
            <w:r>
              <w:rPr>
                <w:noProof/>
                <w:webHidden/>
              </w:rPr>
              <w:tab/>
            </w:r>
            <w:r>
              <w:rPr>
                <w:noProof/>
                <w:webHidden/>
              </w:rPr>
              <w:fldChar w:fldCharType="begin"/>
            </w:r>
            <w:r>
              <w:rPr>
                <w:noProof/>
                <w:webHidden/>
              </w:rPr>
              <w:instrText xml:space="preserve"> PAGEREF _Toc221563769 \h </w:instrText>
            </w:r>
            <w:r>
              <w:rPr>
                <w:noProof/>
                <w:webHidden/>
              </w:rPr>
            </w:r>
            <w:r>
              <w:rPr>
                <w:noProof/>
                <w:webHidden/>
              </w:rPr>
              <w:fldChar w:fldCharType="separate"/>
            </w:r>
            <w:r>
              <w:rPr>
                <w:noProof/>
                <w:webHidden/>
              </w:rPr>
              <w:t>7</w:t>
            </w:r>
            <w:r>
              <w:rPr>
                <w:noProof/>
                <w:webHidden/>
              </w:rPr>
              <w:fldChar w:fldCharType="end"/>
            </w:r>
          </w:hyperlink>
        </w:p>
        <w:p w14:paraId="2CCD49C8" w14:textId="236AE89F" w:rsidR="00B04EB5" w:rsidRDefault="00B04EB5">
          <w:pPr>
            <w:pStyle w:val="TOC1"/>
            <w:tabs>
              <w:tab w:val="left" w:pos="720"/>
              <w:tab w:val="right" w:leader="dot" w:pos="9350"/>
            </w:tabs>
            <w:rPr>
              <w:rFonts w:eastAsiaTheme="minorEastAsia"/>
              <w:noProof/>
            </w:rPr>
          </w:pPr>
          <w:hyperlink w:anchor="_Toc221563770" w:history="1">
            <w:r w:rsidRPr="00E42879">
              <w:rPr>
                <w:rStyle w:val="Hyperlink"/>
                <w:rFonts w:ascii="Calibri" w:eastAsia="Calibri" w:hAnsi="Calibri" w:cs="Calibri"/>
                <w:b/>
                <w:bCs/>
                <w:noProof/>
              </w:rPr>
              <w:t>5.0</w:t>
            </w:r>
            <w:r>
              <w:rPr>
                <w:rFonts w:eastAsiaTheme="minorEastAsia"/>
                <w:noProof/>
              </w:rPr>
              <w:tab/>
            </w:r>
            <w:r w:rsidRPr="00E42879">
              <w:rPr>
                <w:rStyle w:val="Hyperlink"/>
                <w:rFonts w:ascii="Calibri" w:eastAsia="Calibri" w:hAnsi="Calibri" w:cs="Calibri"/>
                <w:b/>
                <w:bCs/>
                <w:noProof/>
              </w:rPr>
              <w:t>Option Presentation</w:t>
            </w:r>
            <w:r>
              <w:rPr>
                <w:noProof/>
                <w:webHidden/>
              </w:rPr>
              <w:tab/>
            </w:r>
            <w:r>
              <w:rPr>
                <w:noProof/>
                <w:webHidden/>
              </w:rPr>
              <w:fldChar w:fldCharType="begin"/>
            </w:r>
            <w:r>
              <w:rPr>
                <w:noProof/>
                <w:webHidden/>
              </w:rPr>
              <w:instrText xml:space="preserve"> PAGEREF _Toc221563770 \h </w:instrText>
            </w:r>
            <w:r>
              <w:rPr>
                <w:noProof/>
                <w:webHidden/>
              </w:rPr>
            </w:r>
            <w:r>
              <w:rPr>
                <w:noProof/>
                <w:webHidden/>
              </w:rPr>
              <w:fldChar w:fldCharType="separate"/>
            </w:r>
            <w:r>
              <w:rPr>
                <w:noProof/>
                <w:webHidden/>
              </w:rPr>
              <w:t>9</w:t>
            </w:r>
            <w:r>
              <w:rPr>
                <w:noProof/>
                <w:webHidden/>
              </w:rPr>
              <w:fldChar w:fldCharType="end"/>
            </w:r>
          </w:hyperlink>
        </w:p>
        <w:p w14:paraId="5A94425D" w14:textId="3C68919C" w:rsidR="00B04EB5" w:rsidRDefault="00B04EB5">
          <w:pPr>
            <w:pStyle w:val="TOC1"/>
            <w:tabs>
              <w:tab w:val="left" w:pos="720"/>
              <w:tab w:val="right" w:leader="dot" w:pos="9350"/>
            </w:tabs>
            <w:rPr>
              <w:rFonts w:eastAsiaTheme="minorEastAsia"/>
              <w:noProof/>
            </w:rPr>
          </w:pPr>
          <w:hyperlink w:anchor="_Toc221563771" w:history="1">
            <w:r w:rsidRPr="00E42879">
              <w:rPr>
                <w:rStyle w:val="Hyperlink"/>
                <w:rFonts w:ascii="Calibri" w:eastAsia="Calibri" w:hAnsi="Calibri" w:cs="Calibri"/>
                <w:b/>
                <w:bCs/>
                <w:noProof/>
              </w:rPr>
              <w:t>6.0</w:t>
            </w:r>
            <w:r>
              <w:rPr>
                <w:rFonts w:eastAsiaTheme="minorEastAsia"/>
                <w:noProof/>
              </w:rPr>
              <w:tab/>
            </w:r>
            <w:r w:rsidRPr="00E42879">
              <w:rPr>
                <w:rStyle w:val="Hyperlink"/>
                <w:rFonts w:ascii="Calibri" w:eastAsia="Calibri" w:hAnsi="Calibri" w:cs="Calibri"/>
                <w:b/>
                <w:bCs/>
                <w:noProof/>
              </w:rPr>
              <w:t>Advisor Review &amp; Client Discussion</w:t>
            </w:r>
            <w:r>
              <w:rPr>
                <w:noProof/>
                <w:webHidden/>
              </w:rPr>
              <w:tab/>
            </w:r>
            <w:r>
              <w:rPr>
                <w:noProof/>
                <w:webHidden/>
              </w:rPr>
              <w:fldChar w:fldCharType="begin"/>
            </w:r>
            <w:r>
              <w:rPr>
                <w:noProof/>
                <w:webHidden/>
              </w:rPr>
              <w:instrText xml:space="preserve"> PAGEREF _Toc221563771 \h </w:instrText>
            </w:r>
            <w:r>
              <w:rPr>
                <w:noProof/>
                <w:webHidden/>
              </w:rPr>
            </w:r>
            <w:r>
              <w:rPr>
                <w:noProof/>
                <w:webHidden/>
              </w:rPr>
              <w:fldChar w:fldCharType="separate"/>
            </w:r>
            <w:r>
              <w:rPr>
                <w:noProof/>
                <w:webHidden/>
              </w:rPr>
              <w:t>11</w:t>
            </w:r>
            <w:r>
              <w:rPr>
                <w:noProof/>
                <w:webHidden/>
              </w:rPr>
              <w:fldChar w:fldCharType="end"/>
            </w:r>
          </w:hyperlink>
        </w:p>
        <w:p w14:paraId="04C2D948" w14:textId="28BBB660" w:rsidR="00B04EB5" w:rsidRDefault="00B04EB5">
          <w:pPr>
            <w:pStyle w:val="TOC1"/>
            <w:tabs>
              <w:tab w:val="left" w:pos="720"/>
              <w:tab w:val="right" w:leader="dot" w:pos="9350"/>
            </w:tabs>
            <w:rPr>
              <w:rFonts w:eastAsiaTheme="minorEastAsia"/>
              <w:noProof/>
            </w:rPr>
          </w:pPr>
          <w:hyperlink w:anchor="_Toc221563772" w:history="1">
            <w:r w:rsidRPr="00E42879">
              <w:rPr>
                <w:rStyle w:val="Hyperlink"/>
                <w:rFonts w:ascii="Calibri" w:eastAsia="Calibri" w:hAnsi="Calibri" w:cs="Calibri"/>
                <w:b/>
                <w:bCs/>
                <w:noProof/>
              </w:rPr>
              <w:t>7.0</w:t>
            </w:r>
            <w:r>
              <w:rPr>
                <w:rFonts w:eastAsiaTheme="minorEastAsia"/>
                <w:noProof/>
              </w:rPr>
              <w:tab/>
            </w:r>
            <w:r w:rsidRPr="00E42879">
              <w:rPr>
                <w:rStyle w:val="Hyperlink"/>
                <w:rFonts w:ascii="Calibri" w:eastAsia="Calibri" w:hAnsi="Calibri" w:cs="Calibri"/>
                <w:b/>
                <w:bCs/>
                <w:noProof/>
              </w:rPr>
              <w:t>Transaction Selection</w:t>
            </w:r>
            <w:r>
              <w:rPr>
                <w:noProof/>
                <w:webHidden/>
              </w:rPr>
              <w:tab/>
            </w:r>
            <w:r>
              <w:rPr>
                <w:noProof/>
                <w:webHidden/>
              </w:rPr>
              <w:fldChar w:fldCharType="begin"/>
            </w:r>
            <w:r>
              <w:rPr>
                <w:noProof/>
                <w:webHidden/>
              </w:rPr>
              <w:instrText xml:space="preserve"> PAGEREF _Toc221563772 \h </w:instrText>
            </w:r>
            <w:r>
              <w:rPr>
                <w:noProof/>
                <w:webHidden/>
              </w:rPr>
            </w:r>
            <w:r>
              <w:rPr>
                <w:noProof/>
                <w:webHidden/>
              </w:rPr>
              <w:fldChar w:fldCharType="separate"/>
            </w:r>
            <w:r>
              <w:rPr>
                <w:noProof/>
                <w:webHidden/>
              </w:rPr>
              <w:t>13</w:t>
            </w:r>
            <w:r>
              <w:rPr>
                <w:noProof/>
                <w:webHidden/>
              </w:rPr>
              <w:fldChar w:fldCharType="end"/>
            </w:r>
          </w:hyperlink>
        </w:p>
        <w:p w14:paraId="42165D6C" w14:textId="56763587" w:rsidR="00B04EB5" w:rsidRDefault="00B04EB5">
          <w:pPr>
            <w:pStyle w:val="TOC1"/>
            <w:tabs>
              <w:tab w:val="left" w:pos="720"/>
              <w:tab w:val="right" w:leader="dot" w:pos="9350"/>
            </w:tabs>
            <w:rPr>
              <w:rFonts w:eastAsiaTheme="minorEastAsia"/>
              <w:noProof/>
            </w:rPr>
          </w:pPr>
          <w:hyperlink w:anchor="_Toc221563773" w:history="1">
            <w:r w:rsidRPr="00E42879">
              <w:rPr>
                <w:rStyle w:val="Hyperlink"/>
                <w:rFonts w:ascii="Calibri" w:eastAsia="Calibri" w:hAnsi="Calibri" w:cs="Calibri"/>
                <w:b/>
                <w:bCs/>
                <w:noProof/>
              </w:rPr>
              <w:t>8.0</w:t>
            </w:r>
            <w:r>
              <w:rPr>
                <w:rFonts w:eastAsiaTheme="minorEastAsia"/>
                <w:noProof/>
              </w:rPr>
              <w:tab/>
            </w:r>
            <w:r w:rsidRPr="00E42879">
              <w:rPr>
                <w:rStyle w:val="Hyperlink"/>
                <w:rFonts w:ascii="Calibri" w:eastAsia="Calibri" w:hAnsi="Calibri" w:cs="Calibri"/>
                <w:b/>
                <w:bCs/>
                <w:noProof/>
              </w:rPr>
              <w:t>Application &amp; Documentation Generation</w:t>
            </w:r>
            <w:r>
              <w:rPr>
                <w:noProof/>
                <w:webHidden/>
              </w:rPr>
              <w:tab/>
            </w:r>
            <w:r>
              <w:rPr>
                <w:noProof/>
                <w:webHidden/>
              </w:rPr>
              <w:fldChar w:fldCharType="begin"/>
            </w:r>
            <w:r>
              <w:rPr>
                <w:noProof/>
                <w:webHidden/>
              </w:rPr>
              <w:instrText xml:space="preserve"> PAGEREF _Toc221563773 \h </w:instrText>
            </w:r>
            <w:r>
              <w:rPr>
                <w:noProof/>
                <w:webHidden/>
              </w:rPr>
            </w:r>
            <w:r>
              <w:rPr>
                <w:noProof/>
                <w:webHidden/>
              </w:rPr>
              <w:fldChar w:fldCharType="separate"/>
            </w:r>
            <w:r>
              <w:rPr>
                <w:noProof/>
                <w:webHidden/>
              </w:rPr>
              <w:t>14</w:t>
            </w:r>
            <w:r>
              <w:rPr>
                <w:noProof/>
                <w:webHidden/>
              </w:rPr>
              <w:fldChar w:fldCharType="end"/>
            </w:r>
          </w:hyperlink>
        </w:p>
        <w:p w14:paraId="6F0ACFE6" w14:textId="124C6E94" w:rsidR="00B04EB5" w:rsidRDefault="00B04EB5">
          <w:pPr>
            <w:pStyle w:val="TOC1"/>
            <w:tabs>
              <w:tab w:val="left" w:pos="720"/>
              <w:tab w:val="right" w:leader="dot" w:pos="9350"/>
            </w:tabs>
            <w:rPr>
              <w:rFonts w:eastAsiaTheme="minorEastAsia"/>
              <w:noProof/>
            </w:rPr>
          </w:pPr>
          <w:hyperlink w:anchor="_Toc221563774" w:history="1">
            <w:r w:rsidRPr="00E42879">
              <w:rPr>
                <w:rStyle w:val="Hyperlink"/>
                <w:rFonts w:ascii="Calibri" w:eastAsia="Calibri" w:hAnsi="Calibri" w:cs="Calibri"/>
                <w:b/>
                <w:bCs/>
                <w:noProof/>
              </w:rPr>
              <w:t>9.0</w:t>
            </w:r>
            <w:r>
              <w:rPr>
                <w:rFonts w:eastAsiaTheme="minorEastAsia"/>
                <w:noProof/>
              </w:rPr>
              <w:tab/>
            </w:r>
            <w:r w:rsidRPr="00E42879">
              <w:rPr>
                <w:rStyle w:val="Hyperlink"/>
                <w:rFonts w:ascii="Calibri" w:eastAsia="Calibri" w:hAnsi="Calibri" w:cs="Calibri"/>
                <w:b/>
                <w:bCs/>
                <w:noProof/>
              </w:rPr>
              <w:t>Submission &amp; Tracking</w:t>
            </w:r>
            <w:r>
              <w:rPr>
                <w:noProof/>
                <w:webHidden/>
              </w:rPr>
              <w:tab/>
            </w:r>
            <w:r>
              <w:rPr>
                <w:noProof/>
                <w:webHidden/>
              </w:rPr>
              <w:fldChar w:fldCharType="begin"/>
            </w:r>
            <w:r>
              <w:rPr>
                <w:noProof/>
                <w:webHidden/>
              </w:rPr>
              <w:instrText xml:space="preserve"> PAGEREF _Toc221563774 \h </w:instrText>
            </w:r>
            <w:r>
              <w:rPr>
                <w:noProof/>
                <w:webHidden/>
              </w:rPr>
            </w:r>
            <w:r>
              <w:rPr>
                <w:noProof/>
                <w:webHidden/>
              </w:rPr>
              <w:fldChar w:fldCharType="separate"/>
            </w:r>
            <w:r>
              <w:rPr>
                <w:noProof/>
                <w:webHidden/>
              </w:rPr>
              <w:t>15</w:t>
            </w:r>
            <w:r>
              <w:rPr>
                <w:noProof/>
                <w:webHidden/>
              </w:rPr>
              <w:fldChar w:fldCharType="end"/>
            </w:r>
          </w:hyperlink>
        </w:p>
        <w:p w14:paraId="0CD69854" w14:textId="024ECC77" w:rsidR="00B04EB5" w:rsidRDefault="00B04EB5">
          <w:pPr>
            <w:pStyle w:val="TOC1"/>
            <w:tabs>
              <w:tab w:val="right" w:leader="dot" w:pos="9350"/>
            </w:tabs>
            <w:rPr>
              <w:rFonts w:eastAsiaTheme="minorEastAsia"/>
              <w:noProof/>
            </w:rPr>
          </w:pPr>
          <w:hyperlink w:anchor="_Toc221563775" w:history="1">
            <w:r w:rsidRPr="00E42879">
              <w:rPr>
                <w:rStyle w:val="Hyperlink"/>
                <w:rFonts w:ascii="Calibri" w:eastAsia="Calibri" w:hAnsi="Calibri" w:cs="Calibri"/>
                <w:b/>
                <w:bCs/>
                <w:noProof/>
              </w:rPr>
              <w:t>Appendix A – Sample Screens</w:t>
            </w:r>
            <w:r>
              <w:rPr>
                <w:noProof/>
                <w:webHidden/>
              </w:rPr>
              <w:tab/>
            </w:r>
            <w:r>
              <w:rPr>
                <w:noProof/>
                <w:webHidden/>
              </w:rPr>
              <w:fldChar w:fldCharType="begin"/>
            </w:r>
            <w:r>
              <w:rPr>
                <w:noProof/>
                <w:webHidden/>
              </w:rPr>
              <w:instrText xml:space="preserve"> PAGEREF _Toc221563775 \h </w:instrText>
            </w:r>
            <w:r>
              <w:rPr>
                <w:noProof/>
                <w:webHidden/>
              </w:rPr>
            </w:r>
            <w:r>
              <w:rPr>
                <w:noProof/>
                <w:webHidden/>
              </w:rPr>
              <w:fldChar w:fldCharType="separate"/>
            </w:r>
            <w:r>
              <w:rPr>
                <w:noProof/>
                <w:webHidden/>
              </w:rPr>
              <w:t>18</w:t>
            </w:r>
            <w:r>
              <w:rPr>
                <w:noProof/>
                <w:webHidden/>
              </w:rPr>
              <w:fldChar w:fldCharType="end"/>
            </w:r>
          </w:hyperlink>
        </w:p>
        <w:p w14:paraId="1F9E860A" w14:textId="2E53E0A5" w:rsidR="00B04EB5" w:rsidRDefault="00B04EB5">
          <w:pPr>
            <w:pStyle w:val="TOC1"/>
            <w:tabs>
              <w:tab w:val="right" w:leader="dot" w:pos="9350"/>
            </w:tabs>
            <w:rPr>
              <w:rFonts w:eastAsiaTheme="minorEastAsia"/>
              <w:noProof/>
            </w:rPr>
          </w:pPr>
          <w:hyperlink w:anchor="_Toc221563776" w:history="1">
            <w:r w:rsidRPr="00E42879">
              <w:rPr>
                <w:rStyle w:val="Hyperlink"/>
                <w:rFonts w:ascii="Calibri" w:eastAsia="Calibri" w:hAnsi="Calibri" w:cs="Calibri"/>
                <w:b/>
                <w:bCs/>
                <w:noProof/>
              </w:rPr>
              <w:t>Appendix B – Process Map</w:t>
            </w:r>
            <w:r>
              <w:rPr>
                <w:noProof/>
                <w:webHidden/>
              </w:rPr>
              <w:tab/>
            </w:r>
            <w:r>
              <w:rPr>
                <w:noProof/>
                <w:webHidden/>
              </w:rPr>
              <w:fldChar w:fldCharType="begin"/>
            </w:r>
            <w:r>
              <w:rPr>
                <w:noProof/>
                <w:webHidden/>
              </w:rPr>
              <w:instrText xml:space="preserve"> PAGEREF _Toc221563776 \h </w:instrText>
            </w:r>
            <w:r>
              <w:rPr>
                <w:noProof/>
                <w:webHidden/>
              </w:rPr>
            </w:r>
            <w:r>
              <w:rPr>
                <w:noProof/>
                <w:webHidden/>
              </w:rPr>
              <w:fldChar w:fldCharType="separate"/>
            </w:r>
            <w:r>
              <w:rPr>
                <w:noProof/>
                <w:webHidden/>
              </w:rPr>
              <w:t>20</w:t>
            </w:r>
            <w:r>
              <w:rPr>
                <w:noProof/>
                <w:webHidden/>
              </w:rPr>
              <w:fldChar w:fldCharType="end"/>
            </w:r>
          </w:hyperlink>
        </w:p>
        <w:p w14:paraId="1F88F7F7" w14:textId="75A4EAEF" w:rsidR="00B04EB5" w:rsidRDefault="00B04EB5">
          <w:pPr>
            <w:pStyle w:val="TOC1"/>
            <w:tabs>
              <w:tab w:val="right" w:leader="dot" w:pos="9350"/>
            </w:tabs>
            <w:rPr>
              <w:rFonts w:eastAsiaTheme="minorEastAsia"/>
              <w:noProof/>
            </w:rPr>
          </w:pPr>
          <w:hyperlink w:anchor="_Toc221563777" w:history="1">
            <w:r w:rsidRPr="00E42879">
              <w:rPr>
                <w:rStyle w:val="Hyperlink"/>
                <w:rFonts w:ascii="Calibri" w:eastAsia="Calibri" w:hAnsi="Calibri" w:cs="Calibri"/>
                <w:b/>
                <w:bCs/>
                <w:noProof/>
              </w:rPr>
              <w:t>Appendix C – Sample UI JSON</w:t>
            </w:r>
            <w:r>
              <w:rPr>
                <w:noProof/>
                <w:webHidden/>
              </w:rPr>
              <w:tab/>
            </w:r>
            <w:r>
              <w:rPr>
                <w:noProof/>
                <w:webHidden/>
              </w:rPr>
              <w:fldChar w:fldCharType="begin"/>
            </w:r>
            <w:r>
              <w:rPr>
                <w:noProof/>
                <w:webHidden/>
              </w:rPr>
              <w:instrText xml:space="preserve"> PAGEREF _Toc221563777 \h </w:instrText>
            </w:r>
            <w:r>
              <w:rPr>
                <w:noProof/>
                <w:webHidden/>
              </w:rPr>
            </w:r>
            <w:r>
              <w:rPr>
                <w:noProof/>
                <w:webHidden/>
              </w:rPr>
              <w:fldChar w:fldCharType="separate"/>
            </w:r>
            <w:r>
              <w:rPr>
                <w:noProof/>
                <w:webHidden/>
              </w:rPr>
              <w:t>20</w:t>
            </w:r>
            <w:r>
              <w:rPr>
                <w:noProof/>
                <w:webHidden/>
              </w:rPr>
              <w:fldChar w:fldCharType="end"/>
            </w:r>
          </w:hyperlink>
        </w:p>
        <w:p w14:paraId="649D7966" w14:textId="6BC9366E" w:rsidR="00B04EB5" w:rsidRDefault="00B04EB5">
          <w:pPr>
            <w:pStyle w:val="TOC1"/>
            <w:tabs>
              <w:tab w:val="right" w:leader="dot" w:pos="9350"/>
            </w:tabs>
            <w:rPr>
              <w:rFonts w:eastAsiaTheme="minorEastAsia"/>
              <w:noProof/>
            </w:rPr>
          </w:pPr>
          <w:hyperlink w:anchor="_Toc221563778" w:history="1">
            <w:r w:rsidRPr="00E42879">
              <w:rPr>
                <w:rStyle w:val="Hyperlink"/>
                <w:rFonts w:ascii="Calibri" w:eastAsia="Calibri" w:hAnsi="Calibri" w:cs="Calibri"/>
                <w:b/>
                <w:bCs/>
                <w:noProof/>
              </w:rPr>
              <w:t>Appendix D – Sample Prompt</w:t>
            </w:r>
            <w:r>
              <w:rPr>
                <w:noProof/>
                <w:webHidden/>
              </w:rPr>
              <w:tab/>
            </w:r>
            <w:r>
              <w:rPr>
                <w:noProof/>
                <w:webHidden/>
              </w:rPr>
              <w:fldChar w:fldCharType="begin"/>
            </w:r>
            <w:r>
              <w:rPr>
                <w:noProof/>
                <w:webHidden/>
              </w:rPr>
              <w:instrText xml:space="preserve"> PAGEREF _Toc221563778 \h </w:instrText>
            </w:r>
            <w:r>
              <w:rPr>
                <w:noProof/>
                <w:webHidden/>
              </w:rPr>
            </w:r>
            <w:r>
              <w:rPr>
                <w:noProof/>
                <w:webHidden/>
              </w:rPr>
              <w:fldChar w:fldCharType="separate"/>
            </w:r>
            <w:r>
              <w:rPr>
                <w:noProof/>
                <w:webHidden/>
              </w:rPr>
              <w:t>22</w:t>
            </w:r>
            <w:r>
              <w:rPr>
                <w:noProof/>
                <w:webHidden/>
              </w:rPr>
              <w:fldChar w:fldCharType="end"/>
            </w:r>
          </w:hyperlink>
        </w:p>
        <w:p w14:paraId="2933A30C" w14:textId="08472084" w:rsidR="0063552C" w:rsidRPr="008629DC" w:rsidRDefault="0063552C" w:rsidP="003C7B60">
          <w:pPr>
            <w:spacing w:line="240" w:lineRule="auto"/>
            <w:contextualSpacing/>
            <w:rPr>
              <w:rFonts w:ascii="Calibri" w:hAnsi="Calibri" w:cs="Calibri"/>
            </w:rPr>
          </w:pPr>
          <w:r w:rsidRPr="008629DC">
            <w:rPr>
              <w:rFonts w:ascii="Calibri" w:hAnsi="Calibri" w:cs="Calibri"/>
              <w:b/>
              <w:bCs/>
              <w:noProof/>
            </w:rPr>
            <w:fldChar w:fldCharType="end"/>
          </w:r>
        </w:p>
      </w:sdtContent>
    </w:sdt>
    <w:p w14:paraId="383D0989" w14:textId="6360652B" w:rsidR="0063552C" w:rsidRPr="008629DC" w:rsidRDefault="0063552C" w:rsidP="003C7B60">
      <w:pPr>
        <w:spacing w:line="240" w:lineRule="auto"/>
        <w:contextualSpacing/>
        <w:rPr>
          <w:rFonts w:ascii="Calibri" w:hAnsi="Calibri" w:cs="Calibri"/>
        </w:rPr>
      </w:pPr>
      <w:r w:rsidRPr="008629DC">
        <w:rPr>
          <w:rFonts w:ascii="Calibri" w:hAnsi="Calibri" w:cs="Calibri"/>
        </w:rPr>
        <w:br w:type="page"/>
      </w:r>
    </w:p>
    <w:p w14:paraId="20846337" w14:textId="77777777" w:rsidR="0063552C" w:rsidRPr="008629DC" w:rsidRDefault="0063552C" w:rsidP="003C7B60">
      <w:pPr>
        <w:spacing w:line="240" w:lineRule="auto"/>
        <w:contextualSpacing/>
        <w:rPr>
          <w:rFonts w:ascii="Calibri" w:hAnsi="Calibri" w:cs="Calibri"/>
          <w:b/>
          <w:color w:val="00AFB9"/>
        </w:rPr>
      </w:pPr>
      <w:r w:rsidRPr="008629DC">
        <w:rPr>
          <w:rFonts w:ascii="Calibri" w:hAnsi="Calibri" w:cs="Calibri"/>
          <w:b/>
          <w:color w:val="00AFB9"/>
        </w:rPr>
        <w:lastRenderedPageBreak/>
        <w:t>Version History</w:t>
      </w:r>
    </w:p>
    <w:tbl>
      <w:tblPr>
        <w:tblStyle w:val="TableGrid"/>
        <w:tblW w:w="9720" w:type="dxa"/>
        <w:tblInd w:w="-5" w:type="dxa"/>
        <w:tblLook w:val="04A0" w:firstRow="1" w:lastRow="0" w:firstColumn="1" w:lastColumn="0" w:noHBand="0" w:noVBand="1"/>
      </w:tblPr>
      <w:tblGrid>
        <w:gridCol w:w="1121"/>
        <w:gridCol w:w="6030"/>
        <w:gridCol w:w="1220"/>
        <w:gridCol w:w="1349"/>
      </w:tblGrid>
      <w:tr w:rsidR="0063552C" w:rsidRPr="008629DC" w14:paraId="43CCE8E6" w14:textId="77777777" w:rsidTr="0063552C">
        <w:trPr>
          <w:trHeight w:val="485"/>
        </w:trPr>
        <w:tc>
          <w:tcPr>
            <w:tcW w:w="1121" w:type="dxa"/>
            <w:shd w:val="clear" w:color="auto" w:fill="D9D9D9" w:themeFill="background1" w:themeFillShade="D9"/>
          </w:tcPr>
          <w:p w14:paraId="11DEF5CC" w14:textId="77777777" w:rsidR="0063552C" w:rsidRPr="008629DC" w:rsidRDefault="0063552C" w:rsidP="003C7B60">
            <w:pPr>
              <w:contextualSpacing/>
              <w:jc w:val="center"/>
              <w:rPr>
                <w:rFonts w:ascii="Calibri" w:hAnsi="Calibri" w:cs="Calibri"/>
                <w:b/>
                <w:u w:val="single"/>
              </w:rPr>
            </w:pPr>
            <w:bookmarkStart w:id="0" w:name="_Hlk509481893"/>
            <w:r w:rsidRPr="008629DC">
              <w:rPr>
                <w:rFonts w:ascii="Calibri" w:hAnsi="Calibri" w:cs="Calibri"/>
                <w:b/>
                <w:u w:val="single"/>
              </w:rPr>
              <w:t>Version</w:t>
            </w:r>
          </w:p>
        </w:tc>
        <w:tc>
          <w:tcPr>
            <w:tcW w:w="6030" w:type="dxa"/>
            <w:shd w:val="clear" w:color="auto" w:fill="D9D9D9" w:themeFill="background1" w:themeFillShade="D9"/>
          </w:tcPr>
          <w:p w14:paraId="31884B28" w14:textId="77777777" w:rsidR="0063552C" w:rsidRPr="008629DC" w:rsidRDefault="0063552C" w:rsidP="003C7B60">
            <w:pPr>
              <w:contextualSpacing/>
              <w:jc w:val="center"/>
              <w:rPr>
                <w:rFonts w:ascii="Calibri" w:hAnsi="Calibri" w:cs="Calibri"/>
                <w:b/>
                <w:u w:val="single"/>
              </w:rPr>
            </w:pPr>
            <w:r w:rsidRPr="008629DC">
              <w:rPr>
                <w:rFonts w:ascii="Calibri" w:hAnsi="Calibri" w:cs="Calibri"/>
                <w:b/>
                <w:u w:val="single"/>
              </w:rPr>
              <w:t>Details of Change</w:t>
            </w:r>
          </w:p>
        </w:tc>
        <w:tc>
          <w:tcPr>
            <w:tcW w:w="1220" w:type="dxa"/>
            <w:shd w:val="clear" w:color="auto" w:fill="D9D9D9" w:themeFill="background1" w:themeFillShade="D9"/>
          </w:tcPr>
          <w:p w14:paraId="54B81246" w14:textId="77777777" w:rsidR="0063552C" w:rsidRPr="008629DC" w:rsidRDefault="0063552C" w:rsidP="003C7B60">
            <w:pPr>
              <w:contextualSpacing/>
              <w:jc w:val="center"/>
              <w:rPr>
                <w:rFonts w:ascii="Calibri" w:hAnsi="Calibri" w:cs="Calibri"/>
                <w:b/>
                <w:u w:val="single"/>
              </w:rPr>
            </w:pPr>
            <w:r w:rsidRPr="008629DC">
              <w:rPr>
                <w:rFonts w:ascii="Calibri" w:hAnsi="Calibri" w:cs="Calibri"/>
                <w:b/>
                <w:u w:val="single"/>
              </w:rPr>
              <w:t>Prepared By</w:t>
            </w:r>
          </w:p>
        </w:tc>
        <w:tc>
          <w:tcPr>
            <w:tcW w:w="1349" w:type="dxa"/>
            <w:shd w:val="clear" w:color="auto" w:fill="D9D9D9" w:themeFill="background1" w:themeFillShade="D9"/>
          </w:tcPr>
          <w:p w14:paraId="34A1F1FB" w14:textId="77777777" w:rsidR="0063552C" w:rsidRPr="008629DC" w:rsidRDefault="0063552C" w:rsidP="003C7B60">
            <w:pPr>
              <w:contextualSpacing/>
              <w:jc w:val="center"/>
              <w:rPr>
                <w:rFonts w:ascii="Calibri" w:hAnsi="Calibri" w:cs="Calibri"/>
                <w:b/>
                <w:u w:val="single"/>
              </w:rPr>
            </w:pPr>
            <w:r w:rsidRPr="008629DC">
              <w:rPr>
                <w:rFonts w:ascii="Calibri" w:hAnsi="Calibri" w:cs="Calibri"/>
                <w:b/>
                <w:u w:val="single"/>
              </w:rPr>
              <w:t>Date</w:t>
            </w:r>
          </w:p>
        </w:tc>
      </w:tr>
      <w:tr w:rsidR="0063552C" w:rsidRPr="008629DC" w14:paraId="12967A6E" w14:textId="77777777" w:rsidTr="0063552C">
        <w:trPr>
          <w:trHeight w:val="521"/>
        </w:trPr>
        <w:tc>
          <w:tcPr>
            <w:tcW w:w="1121" w:type="dxa"/>
          </w:tcPr>
          <w:p w14:paraId="270F9AAB" w14:textId="77777777" w:rsidR="0063552C" w:rsidRPr="008629DC" w:rsidRDefault="0063552C" w:rsidP="003C7B60">
            <w:pPr>
              <w:contextualSpacing/>
              <w:jc w:val="center"/>
              <w:rPr>
                <w:rFonts w:ascii="Calibri" w:hAnsi="Calibri" w:cs="Calibri"/>
              </w:rPr>
            </w:pPr>
            <w:r w:rsidRPr="008629DC">
              <w:rPr>
                <w:rFonts w:ascii="Calibri" w:hAnsi="Calibri" w:cs="Calibri"/>
              </w:rPr>
              <w:t>0.01</w:t>
            </w:r>
          </w:p>
        </w:tc>
        <w:tc>
          <w:tcPr>
            <w:tcW w:w="6030" w:type="dxa"/>
          </w:tcPr>
          <w:p w14:paraId="1CAD672B" w14:textId="77777777" w:rsidR="0063552C" w:rsidRPr="008629DC" w:rsidRDefault="0063552C" w:rsidP="003C7B60">
            <w:pPr>
              <w:contextualSpacing/>
              <w:rPr>
                <w:rFonts w:ascii="Calibri" w:hAnsi="Calibri" w:cs="Calibri"/>
              </w:rPr>
            </w:pPr>
            <w:r w:rsidRPr="008629DC">
              <w:rPr>
                <w:rFonts w:ascii="Calibri" w:hAnsi="Calibri" w:cs="Calibri"/>
              </w:rPr>
              <w:t>Initial Draft</w:t>
            </w:r>
          </w:p>
        </w:tc>
        <w:tc>
          <w:tcPr>
            <w:tcW w:w="1220" w:type="dxa"/>
          </w:tcPr>
          <w:p w14:paraId="435B9651" w14:textId="77777777" w:rsidR="0063552C" w:rsidRPr="008629DC" w:rsidRDefault="0063552C" w:rsidP="003C7B60">
            <w:pPr>
              <w:contextualSpacing/>
              <w:rPr>
                <w:rFonts w:ascii="Calibri" w:hAnsi="Calibri" w:cs="Calibri"/>
              </w:rPr>
            </w:pPr>
            <w:r w:rsidRPr="008629DC">
              <w:rPr>
                <w:rFonts w:ascii="Calibri" w:hAnsi="Calibri" w:cs="Calibri"/>
              </w:rPr>
              <w:t>Edward Ruiz</w:t>
            </w:r>
          </w:p>
        </w:tc>
        <w:tc>
          <w:tcPr>
            <w:tcW w:w="1349" w:type="dxa"/>
          </w:tcPr>
          <w:p w14:paraId="2BA27605" w14:textId="5EF2E2F9" w:rsidR="0063552C" w:rsidRPr="008629DC" w:rsidRDefault="0063552C" w:rsidP="003C7B60">
            <w:pPr>
              <w:contextualSpacing/>
              <w:rPr>
                <w:rFonts w:ascii="Calibri" w:hAnsi="Calibri" w:cs="Calibri"/>
              </w:rPr>
            </w:pPr>
            <w:r w:rsidRPr="008629DC">
              <w:rPr>
                <w:rFonts w:ascii="Calibri" w:hAnsi="Calibri" w:cs="Calibri"/>
              </w:rPr>
              <w:t>1/30/2025</w:t>
            </w:r>
          </w:p>
        </w:tc>
      </w:tr>
      <w:tr w:rsidR="0063552C" w:rsidRPr="008629DC" w14:paraId="057FDE15" w14:textId="77777777" w:rsidTr="0063552C">
        <w:trPr>
          <w:trHeight w:val="521"/>
        </w:trPr>
        <w:tc>
          <w:tcPr>
            <w:tcW w:w="1121" w:type="dxa"/>
          </w:tcPr>
          <w:p w14:paraId="31E394EB" w14:textId="5EEBE60C" w:rsidR="0063552C" w:rsidRPr="008629DC" w:rsidRDefault="002842FB" w:rsidP="003C7B60">
            <w:pPr>
              <w:contextualSpacing/>
              <w:jc w:val="center"/>
              <w:rPr>
                <w:rFonts w:ascii="Calibri" w:hAnsi="Calibri" w:cs="Calibri"/>
              </w:rPr>
            </w:pPr>
            <w:r>
              <w:rPr>
                <w:rFonts w:ascii="Calibri" w:hAnsi="Calibri" w:cs="Calibri"/>
              </w:rPr>
              <w:t>0.02</w:t>
            </w:r>
          </w:p>
        </w:tc>
        <w:tc>
          <w:tcPr>
            <w:tcW w:w="6030" w:type="dxa"/>
          </w:tcPr>
          <w:p w14:paraId="3AC35AF6" w14:textId="3F5DC4D7" w:rsidR="00900DEE" w:rsidRDefault="00900DEE" w:rsidP="003C7B60">
            <w:pPr>
              <w:contextualSpacing/>
              <w:rPr>
                <w:rFonts w:ascii="Calibri" w:hAnsi="Calibri" w:cs="Calibri"/>
              </w:rPr>
            </w:pPr>
            <w:r>
              <w:rPr>
                <w:rFonts w:ascii="Calibri" w:hAnsi="Calibri" w:cs="Calibri"/>
              </w:rPr>
              <w:t>Created two new sections for napkin sketches</w:t>
            </w:r>
          </w:p>
          <w:p w14:paraId="614F47C0" w14:textId="04CC0CDC" w:rsidR="00900DEE" w:rsidRPr="00900DEE" w:rsidRDefault="00900DEE" w:rsidP="00900DEE">
            <w:pPr>
              <w:pStyle w:val="ListParagraph"/>
              <w:numPr>
                <w:ilvl w:val="0"/>
                <w:numId w:val="22"/>
              </w:numPr>
              <w:rPr>
                <w:rFonts w:ascii="Calibri" w:hAnsi="Calibri" w:cs="Calibri"/>
              </w:rPr>
            </w:pPr>
            <w:r>
              <w:rPr>
                <w:rFonts w:ascii="Calibri" w:hAnsi="Calibri" w:cs="Calibri"/>
              </w:rPr>
              <w:t>Industry current and future state</w:t>
            </w:r>
          </w:p>
          <w:p w14:paraId="232B3B93" w14:textId="7EA92A29" w:rsidR="00C779FB" w:rsidRPr="00C779FB" w:rsidRDefault="00C779FB" w:rsidP="003C7B60">
            <w:pPr>
              <w:contextualSpacing/>
              <w:rPr>
                <w:rFonts w:ascii="Calibri" w:hAnsi="Calibri" w:cs="Calibri"/>
              </w:rPr>
            </w:pPr>
            <w:r>
              <w:rPr>
                <w:rFonts w:ascii="Calibri" w:hAnsi="Calibri" w:cs="Calibri"/>
              </w:rPr>
              <w:t>Additions to Section 5.0</w:t>
            </w:r>
          </w:p>
          <w:p w14:paraId="5339EF77" w14:textId="6F04B89C"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 xml:space="preserve">Added dynamic LLM prompt modification capabilities to ensure AI insights update when guaranteed income or product inputs change. </w:t>
            </w:r>
          </w:p>
          <w:p w14:paraId="70A47EB2" w14:textId="1B9FE325"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Introduced advisor</w:t>
            </w:r>
            <w:r w:rsidRPr="006338B2">
              <w:rPr>
                <w:rFonts w:ascii="Calibri" w:hAnsi="Calibri" w:cs="Calibri"/>
              </w:rPr>
              <w:noBreakHyphen/>
              <w:t xml:space="preserve">controlled product preference slider for weighted comparison based on client preferences. </w:t>
            </w:r>
          </w:p>
          <w:p w14:paraId="719D6407" w14:textId="4D5F676F"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Added a magic quadrant visualization to compare eligible products across key axes such as guarantees, liquidity, or advisor</w:t>
            </w:r>
            <w:r w:rsidRPr="006338B2">
              <w:rPr>
                <w:rFonts w:ascii="Calibri" w:hAnsi="Calibri" w:cs="Calibri"/>
              </w:rPr>
              <w:noBreakHyphen/>
              <w:t xml:space="preserve">selected attributes. </w:t>
            </w:r>
          </w:p>
          <w:p w14:paraId="3E135A01" w14:textId="2A2217E5"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 xml:space="preserve">Added configurable comparison criteria selection to tailor product comparison views and AI explanations. </w:t>
            </w:r>
          </w:p>
          <w:p w14:paraId="07709CC7" w14:textId="2BA8F0B2"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Enhanced AI reasoning outputs to reflect real</w:t>
            </w:r>
            <w:r w:rsidRPr="006338B2">
              <w:rPr>
                <w:rFonts w:ascii="Calibri" w:hAnsi="Calibri" w:cs="Calibri"/>
              </w:rPr>
              <w:noBreakHyphen/>
              <w:t xml:space="preserve">time advisor inputs, criteria selections, and preference weightings. </w:t>
            </w:r>
          </w:p>
          <w:p w14:paraId="063B2B8E" w14:textId="6F44DEF8"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Introduced guaranteed</w:t>
            </w:r>
            <w:r w:rsidRPr="006338B2">
              <w:rPr>
                <w:rFonts w:ascii="Calibri" w:hAnsi="Calibri" w:cs="Calibri"/>
              </w:rPr>
              <w:noBreakHyphen/>
              <w:t>income sensitivity modeling and integrated the results into AI</w:t>
            </w:r>
            <w:r w:rsidRPr="006338B2">
              <w:rPr>
                <w:rFonts w:ascii="Calibri" w:hAnsi="Calibri" w:cs="Calibri"/>
              </w:rPr>
              <w:noBreakHyphen/>
              <w:t xml:space="preserve">generated suitability considerations. </w:t>
            </w:r>
          </w:p>
          <w:p w14:paraId="27028EF9" w14:textId="52BE3BA3" w:rsidR="006338B2" w:rsidRPr="006338B2" w:rsidRDefault="006338B2" w:rsidP="003C7B60">
            <w:pPr>
              <w:pStyle w:val="ListParagraph"/>
              <w:numPr>
                <w:ilvl w:val="0"/>
                <w:numId w:val="15"/>
              </w:numPr>
              <w:rPr>
                <w:rFonts w:ascii="Calibri" w:hAnsi="Calibri" w:cs="Calibri"/>
              </w:rPr>
            </w:pPr>
            <w:r w:rsidRPr="006338B2">
              <w:rPr>
                <w:rFonts w:ascii="Calibri" w:hAnsi="Calibri" w:cs="Calibri"/>
              </w:rPr>
              <w:t xml:space="preserve">Enabled configurable AI insight panels for product differentiation (e.g., liquidity, guarantees, risk). </w:t>
            </w:r>
          </w:p>
          <w:p w14:paraId="2833BCA0" w14:textId="2D63440E" w:rsidR="006338B2" w:rsidRDefault="006338B2" w:rsidP="003C7B60">
            <w:pPr>
              <w:pStyle w:val="ListParagraph"/>
              <w:numPr>
                <w:ilvl w:val="0"/>
                <w:numId w:val="15"/>
              </w:numPr>
              <w:rPr>
                <w:rFonts w:ascii="Calibri" w:hAnsi="Calibri" w:cs="Calibri"/>
              </w:rPr>
            </w:pPr>
            <w:r w:rsidRPr="006338B2">
              <w:rPr>
                <w:rFonts w:ascii="Calibri" w:hAnsi="Calibri" w:cs="Calibri"/>
              </w:rPr>
              <w:t>Added UI state persistence for advisor inputs (slider settings, criteria selections, quadrant choices).</w:t>
            </w:r>
          </w:p>
          <w:p w14:paraId="42080D5A" w14:textId="213A19CA" w:rsidR="00B04EB5" w:rsidRDefault="00B04EB5" w:rsidP="00B04EB5">
            <w:pPr>
              <w:rPr>
                <w:rFonts w:ascii="Calibri" w:hAnsi="Calibri" w:cs="Calibri"/>
              </w:rPr>
            </w:pPr>
            <w:r>
              <w:rPr>
                <w:rFonts w:ascii="Calibri" w:hAnsi="Calibri" w:cs="Calibri"/>
              </w:rPr>
              <w:t>Added Appendix B, C, D</w:t>
            </w:r>
          </w:p>
          <w:p w14:paraId="01BFC824" w14:textId="73D00F6A" w:rsidR="00B04EB5" w:rsidRDefault="00B04EB5" w:rsidP="00B04EB5">
            <w:pPr>
              <w:pStyle w:val="ListParagraph"/>
              <w:numPr>
                <w:ilvl w:val="0"/>
                <w:numId w:val="21"/>
              </w:numPr>
              <w:rPr>
                <w:rFonts w:ascii="Calibri" w:hAnsi="Calibri" w:cs="Calibri"/>
              </w:rPr>
            </w:pPr>
            <w:r>
              <w:rPr>
                <w:rFonts w:ascii="Calibri" w:hAnsi="Calibri" w:cs="Calibri"/>
              </w:rPr>
              <w:t>Added process Map for visual</w:t>
            </w:r>
          </w:p>
          <w:p w14:paraId="7695D066" w14:textId="557704A8" w:rsidR="00B04EB5" w:rsidRDefault="00B04EB5" w:rsidP="00B04EB5">
            <w:pPr>
              <w:pStyle w:val="ListParagraph"/>
              <w:numPr>
                <w:ilvl w:val="0"/>
                <w:numId w:val="21"/>
              </w:numPr>
              <w:rPr>
                <w:rFonts w:ascii="Calibri" w:hAnsi="Calibri" w:cs="Calibri"/>
              </w:rPr>
            </w:pPr>
            <w:r>
              <w:rPr>
                <w:rFonts w:ascii="Calibri" w:hAnsi="Calibri" w:cs="Calibri"/>
              </w:rPr>
              <w:t>Included a Sample UI JSON that can be used as an input to the LLM prompt</w:t>
            </w:r>
          </w:p>
          <w:p w14:paraId="11318FB9" w14:textId="600069A9" w:rsidR="00B04EB5" w:rsidRPr="00B04EB5" w:rsidRDefault="00B04EB5" w:rsidP="00B04EB5">
            <w:pPr>
              <w:pStyle w:val="ListParagraph"/>
              <w:numPr>
                <w:ilvl w:val="0"/>
                <w:numId w:val="21"/>
              </w:numPr>
              <w:rPr>
                <w:rFonts w:ascii="Calibri" w:hAnsi="Calibri" w:cs="Calibri"/>
              </w:rPr>
            </w:pPr>
            <w:r>
              <w:rPr>
                <w:rFonts w:ascii="Calibri" w:hAnsi="Calibri" w:cs="Calibri"/>
              </w:rPr>
              <w:t xml:space="preserve">Included a sample prompt which </w:t>
            </w:r>
            <w:r w:rsidR="00A71929">
              <w:rPr>
                <w:rFonts w:ascii="Calibri" w:hAnsi="Calibri" w:cs="Calibri"/>
              </w:rPr>
              <w:t xml:space="preserve">will use </w:t>
            </w:r>
            <w:r>
              <w:rPr>
                <w:rFonts w:ascii="Calibri" w:hAnsi="Calibri" w:cs="Calibri"/>
              </w:rPr>
              <w:t>the JSON</w:t>
            </w:r>
            <w:r w:rsidR="00A71929">
              <w:rPr>
                <w:rFonts w:ascii="Calibri" w:hAnsi="Calibri" w:cs="Calibri"/>
              </w:rPr>
              <w:t xml:space="preserve"> in Appendix C</w:t>
            </w:r>
            <w:r>
              <w:rPr>
                <w:rFonts w:ascii="Calibri" w:hAnsi="Calibri" w:cs="Calibri"/>
              </w:rPr>
              <w:t xml:space="preserve"> as an input</w:t>
            </w:r>
          </w:p>
          <w:p w14:paraId="02D4D5BD" w14:textId="5AED0DDE" w:rsidR="0063552C" w:rsidRPr="008629DC" w:rsidRDefault="0063552C" w:rsidP="003C7B60">
            <w:pPr>
              <w:contextualSpacing/>
              <w:rPr>
                <w:rFonts w:ascii="Calibri" w:hAnsi="Calibri" w:cs="Calibri"/>
              </w:rPr>
            </w:pPr>
          </w:p>
        </w:tc>
        <w:tc>
          <w:tcPr>
            <w:tcW w:w="1220" w:type="dxa"/>
          </w:tcPr>
          <w:p w14:paraId="3A186962" w14:textId="617BE25F" w:rsidR="0063552C" w:rsidRPr="008629DC" w:rsidRDefault="002842FB" w:rsidP="003C7B60">
            <w:pPr>
              <w:contextualSpacing/>
              <w:rPr>
                <w:rFonts w:ascii="Calibri" w:hAnsi="Calibri" w:cs="Calibri"/>
              </w:rPr>
            </w:pPr>
            <w:r>
              <w:rPr>
                <w:rFonts w:ascii="Calibri" w:hAnsi="Calibri" w:cs="Calibri"/>
              </w:rPr>
              <w:t>Edward Ruiz</w:t>
            </w:r>
          </w:p>
        </w:tc>
        <w:tc>
          <w:tcPr>
            <w:tcW w:w="1349" w:type="dxa"/>
          </w:tcPr>
          <w:p w14:paraId="558FB782" w14:textId="03E637F6" w:rsidR="0063552C" w:rsidRPr="008629DC" w:rsidRDefault="002842FB" w:rsidP="003C7B60">
            <w:pPr>
              <w:contextualSpacing/>
              <w:rPr>
                <w:rFonts w:ascii="Calibri" w:hAnsi="Calibri" w:cs="Calibri"/>
              </w:rPr>
            </w:pPr>
            <w:r>
              <w:rPr>
                <w:rFonts w:ascii="Calibri" w:hAnsi="Calibri" w:cs="Calibri"/>
              </w:rPr>
              <w:t>2/</w:t>
            </w:r>
            <w:r w:rsidR="00882596">
              <w:rPr>
                <w:rFonts w:ascii="Calibri" w:hAnsi="Calibri" w:cs="Calibri"/>
              </w:rPr>
              <w:t>9</w:t>
            </w:r>
            <w:r>
              <w:rPr>
                <w:rFonts w:ascii="Calibri" w:hAnsi="Calibri" w:cs="Calibri"/>
              </w:rPr>
              <w:t>/2026</w:t>
            </w:r>
          </w:p>
        </w:tc>
      </w:tr>
      <w:tr w:rsidR="0063552C" w:rsidRPr="008629DC" w14:paraId="70BCF065" w14:textId="77777777" w:rsidTr="0063552C">
        <w:trPr>
          <w:trHeight w:val="521"/>
        </w:trPr>
        <w:tc>
          <w:tcPr>
            <w:tcW w:w="1121" w:type="dxa"/>
          </w:tcPr>
          <w:p w14:paraId="157775AB" w14:textId="3334E2DD" w:rsidR="0063552C" w:rsidRPr="008629DC" w:rsidRDefault="0028223C" w:rsidP="003C7B60">
            <w:pPr>
              <w:contextualSpacing/>
              <w:jc w:val="center"/>
              <w:rPr>
                <w:rFonts w:ascii="Calibri" w:hAnsi="Calibri" w:cs="Calibri"/>
              </w:rPr>
            </w:pPr>
            <w:ins w:id="1" w:author="Ruiz, Edward" w:date="2026-02-19T17:04:00Z" w16du:dateUtc="2026-02-19T22:04:00Z">
              <w:r>
                <w:rPr>
                  <w:rFonts w:ascii="Calibri" w:hAnsi="Calibri" w:cs="Calibri"/>
                </w:rPr>
                <w:t>0.03</w:t>
              </w:r>
            </w:ins>
          </w:p>
        </w:tc>
        <w:tc>
          <w:tcPr>
            <w:tcW w:w="6030" w:type="dxa"/>
          </w:tcPr>
          <w:p w14:paraId="552B091B" w14:textId="77777777" w:rsidR="0063552C" w:rsidRDefault="00F90D73" w:rsidP="003C7B60">
            <w:pPr>
              <w:contextualSpacing/>
              <w:rPr>
                <w:ins w:id="2" w:author="Ruiz, Edward" w:date="2026-02-19T17:05:00Z" w16du:dateUtc="2026-02-19T22:05:00Z"/>
                <w:rFonts w:ascii="Calibri" w:hAnsi="Calibri" w:cs="Calibri"/>
              </w:rPr>
            </w:pPr>
            <w:ins w:id="3" w:author="Ruiz, Edward" w:date="2026-02-19T17:05:00Z" w16du:dateUtc="2026-02-19T22:05:00Z">
              <w:r>
                <w:rPr>
                  <w:rFonts w:ascii="Calibri" w:hAnsi="Calibri" w:cs="Calibri"/>
                </w:rPr>
                <w:t>Additions to section 5 and 6</w:t>
              </w:r>
            </w:ins>
          </w:p>
          <w:p w14:paraId="7466579E" w14:textId="7A003CAC" w:rsidR="00F90D73" w:rsidRPr="00F90D73" w:rsidRDefault="00F90D73">
            <w:pPr>
              <w:pStyle w:val="ListParagraph"/>
              <w:numPr>
                <w:ilvl w:val="0"/>
                <w:numId w:val="26"/>
              </w:numPr>
              <w:rPr>
                <w:ins w:id="4" w:author="Ruiz, Edward" w:date="2026-02-19T17:05:00Z"/>
                <w:rFonts w:ascii="Calibri" w:hAnsi="Calibri" w:cs="Calibri"/>
                <w:rPrChange w:id="5" w:author="Ruiz, Edward" w:date="2026-02-19T17:05:00Z" w16du:dateUtc="2026-02-19T22:05:00Z">
                  <w:rPr>
                    <w:ins w:id="6" w:author="Ruiz, Edward" w:date="2026-02-19T17:05:00Z"/>
                  </w:rPr>
                </w:rPrChange>
              </w:rPr>
              <w:pPrChange w:id="7" w:author="Ruiz, Edward" w:date="2026-02-19T17:05:00Z" w16du:dateUtc="2026-02-19T22:05:00Z">
                <w:pPr>
                  <w:contextualSpacing/>
                </w:pPr>
              </w:pPrChange>
            </w:pPr>
            <w:ins w:id="8" w:author="Ruiz, Edward" w:date="2026-02-19T17:05:00Z">
              <w:r w:rsidRPr="00F90D73">
                <w:rPr>
                  <w:rFonts w:ascii="Calibri" w:hAnsi="Calibri" w:cs="Calibri"/>
                  <w:rPrChange w:id="9" w:author="Ruiz, Edward" w:date="2026-02-19T17:05:00Z" w16du:dateUtc="2026-02-19T22:05:00Z">
                    <w:rPr/>
                  </w:rPrChange>
                </w:rPr>
                <w:t>Added goal</w:t>
              </w:r>
              <w:r w:rsidRPr="00F90D73">
                <w:rPr>
                  <w:rFonts w:ascii="Calibri" w:hAnsi="Calibri" w:cs="Calibri"/>
                  <w:rPrChange w:id="10" w:author="Ruiz, Edward" w:date="2026-02-19T17:05:00Z" w16du:dateUtc="2026-02-19T22:05:00Z">
                    <w:rPr/>
                  </w:rPrChange>
                </w:rPr>
                <w:noBreakHyphen/>
                <w:t xml:space="preserve">aligned visualization logic to ensure graphs reflect customer and advisor inputs, including mandatory retirement income representation when applicable. </w:t>
              </w:r>
            </w:ins>
          </w:p>
          <w:p w14:paraId="153C3ABE" w14:textId="3F0E1C2C" w:rsidR="00F90D73" w:rsidRPr="00F90D73" w:rsidRDefault="00F90D73">
            <w:pPr>
              <w:pStyle w:val="ListParagraph"/>
              <w:numPr>
                <w:ilvl w:val="0"/>
                <w:numId w:val="26"/>
              </w:numPr>
              <w:rPr>
                <w:ins w:id="11" w:author="Ruiz, Edward" w:date="2026-02-19T17:05:00Z"/>
                <w:rFonts w:ascii="Calibri" w:hAnsi="Calibri" w:cs="Calibri"/>
                <w:rPrChange w:id="12" w:author="Ruiz, Edward" w:date="2026-02-19T17:05:00Z" w16du:dateUtc="2026-02-19T22:05:00Z">
                  <w:rPr>
                    <w:ins w:id="13" w:author="Ruiz, Edward" w:date="2026-02-19T17:05:00Z"/>
                  </w:rPr>
                </w:rPrChange>
              </w:rPr>
              <w:pPrChange w:id="14" w:author="Ruiz, Edward" w:date="2026-02-19T17:05:00Z" w16du:dateUtc="2026-02-19T22:05:00Z">
                <w:pPr>
                  <w:contextualSpacing/>
                </w:pPr>
              </w:pPrChange>
            </w:pPr>
            <w:ins w:id="15" w:author="Ruiz, Edward" w:date="2026-02-19T17:05:00Z">
              <w:r w:rsidRPr="00F90D73">
                <w:rPr>
                  <w:rFonts w:ascii="Calibri" w:hAnsi="Calibri" w:cs="Calibri"/>
                  <w:rPrChange w:id="16" w:author="Ruiz, Edward" w:date="2026-02-19T17:05:00Z" w16du:dateUtc="2026-02-19T22:05:00Z">
                    <w:rPr/>
                  </w:rPrChange>
                </w:rPr>
                <w:lastRenderedPageBreak/>
                <w:t>Introduced single</w:t>
              </w:r>
              <w:r w:rsidRPr="00F90D73">
                <w:rPr>
                  <w:rFonts w:ascii="Calibri" w:hAnsi="Calibri" w:cs="Calibri"/>
                  <w:rPrChange w:id="17" w:author="Ruiz, Edward" w:date="2026-02-19T17:05:00Z" w16du:dateUtc="2026-02-19T22:05:00Z">
                    <w:rPr/>
                  </w:rPrChange>
                </w:rPr>
                <w:noBreakHyphen/>
                <w:t>goal focus with ranked multi</w:t>
              </w:r>
              <w:r w:rsidRPr="00F90D73">
                <w:rPr>
                  <w:rFonts w:ascii="Calibri" w:hAnsi="Calibri" w:cs="Calibri"/>
                  <w:rPrChange w:id="18" w:author="Ruiz, Edward" w:date="2026-02-19T17:05:00Z" w16du:dateUtc="2026-02-19T22:05:00Z">
                    <w:rPr/>
                  </w:rPrChange>
                </w:rPr>
                <w:noBreakHyphen/>
                <w:t xml:space="preserve">goal scoring to balance clarity and flexibility. </w:t>
              </w:r>
            </w:ins>
          </w:p>
          <w:p w14:paraId="42A645B1" w14:textId="3977FABC" w:rsidR="00F90D73" w:rsidRPr="00F90D73" w:rsidRDefault="00F90D73">
            <w:pPr>
              <w:pStyle w:val="ListParagraph"/>
              <w:numPr>
                <w:ilvl w:val="0"/>
                <w:numId w:val="26"/>
              </w:numPr>
              <w:rPr>
                <w:ins w:id="19" w:author="Ruiz, Edward" w:date="2026-02-19T17:05:00Z"/>
                <w:rFonts w:ascii="Calibri" w:hAnsi="Calibri" w:cs="Calibri"/>
                <w:rPrChange w:id="20" w:author="Ruiz, Edward" w:date="2026-02-19T17:05:00Z" w16du:dateUtc="2026-02-19T22:05:00Z">
                  <w:rPr>
                    <w:ins w:id="21" w:author="Ruiz, Edward" w:date="2026-02-19T17:05:00Z"/>
                  </w:rPr>
                </w:rPrChange>
              </w:rPr>
              <w:pPrChange w:id="22" w:author="Ruiz, Edward" w:date="2026-02-19T17:05:00Z" w16du:dateUtc="2026-02-19T22:05:00Z">
                <w:pPr>
                  <w:contextualSpacing/>
                </w:pPr>
              </w:pPrChange>
            </w:pPr>
            <w:ins w:id="23" w:author="Ruiz, Edward" w:date="2026-02-19T17:05:00Z">
              <w:r w:rsidRPr="00F90D73">
                <w:rPr>
                  <w:rFonts w:ascii="Calibri" w:hAnsi="Calibri" w:cs="Calibri"/>
                  <w:rPrChange w:id="24" w:author="Ruiz, Edward" w:date="2026-02-19T17:05:00Z" w16du:dateUtc="2026-02-19T22:05:00Z">
                    <w:rPr/>
                  </w:rPrChange>
                </w:rPr>
                <w:t>Added Gantt</w:t>
              </w:r>
              <w:r w:rsidRPr="00F90D73">
                <w:rPr>
                  <w:rFonts w:ascii="Calibri" w:hAnsi="Calibri" w:cs="Calibri"/>
                  <w:rPrChange w:id="25" w:author="Ruiz, Edward" w:date="2026-02-19T17:05:00Z" w16du:dateUtc="2026-02-19T22:05:00Z">
                    <w:rPr/>
                  </w:rPrChange>
                </w:rPr>
                <w:noBreakHyphen/>
                <w:t xml:space="preserve">style timeline visualization for comparing product dimensions across multiple products. </w:t>
              </w:r>
            </w:ins>
          </w:p>
          <w:p w14:paraId="7FCC79C1" w14:textId="00884C1C" w:rsidR="00F90D73" w:rsidRPr="00F90D73" w:rsidRDefault="00F90D73">
            <w:pPr>
              <w:pStyle w:val="ListParagraph"/>
              <w:numPr>
                <w:ilvl w:val="0"/>
                <w:numId w:val="26"/>
              </w:numPr>
              <w:rPr>
                <w:ins w:id="26" w:author="Ruiz, Edward" w:date="2026-02-19T17:05:00Z"/>
                <w:rFonts w:ascii="Calibri" w:hAnsi="Calibri" w:cs="Calibri"/>
                <w:rPrChange w:id="27" w:author="Ruiz, Edward" w:date="2026-02-19T17:05:00Z" w16du:dateUtc="2026-02-19T22:05:00Z">
                  <w:rPr>
                    <w:ins w:id="28" w:author="Ruiz, Edward" w:date="2026-02-19T17:05:00Z"/>
                  </w:rPr>
                </w:rPrChange>
              </w:rPr>
              <w:pPrChange w:id="29" w:author="Ruiz, Edward" w:date="2026-02-19T17:05:00Z" w16du:dateUtc="2026-02-19T22:05:00Z">
                <w:pPr>
                  <w:contextualSpacing/>
                </w:pPr>
              </w:pPrChange>
            </w:pPr>
            <w:ins w:id="30" w:author="Ruiz, Edward" w:date="2026-02-19T17:05:00Z">
              <w:r w:rsidRPr="00F90D73">
                <w:rPr>
                  <w:rFonts w:ascii="Calibri" w:hAnsi="Calibri" w:cs="Calibri"/>
                  <w:rPrChange w:id="31" w:author="Ruiz, Edward" w:date="2026-02-19T17:05:00Z" w16du:dateUtc="2026-02-19T22:05:00Z">
                    <w:rPr/>
                  </w:rPrChange>
                </w:rPr>
                <w:t>Enhanced graph interactions with multi</w:t>
              </w:r>
              <w:r w:rsidRPr="00F90D73">
                <w:rPr>
                  <w:rFonts w:ascii="Calibri" w:hAnsi="Calibri" w:cs="Calibri"/>
                  <w:rPrChange w:id="32" w:author="Ruiz, Edward" w:date="2026-02-19T17:05:00Z" w16du:dateUtc="2026-02-19T22:05:00Z">
                    <w:rPr/>
                  </w:rPrChange>
                </w:rPr>
                <w:noBreakHyphen/>
                <w:t xml:space="preserve">variable hover comparisons, including funding source, ownership, and plan type attributes. </w:t>
              </w:r>
            </w:ins>
          </w:p>
          <w:p w14:paraId="6267D4E0" w14:textId="4230E367" w:rsidR="00F90D73" w:rsidRPr="00F90D73" w:rsidRDefault="00F90D73">
            <w:pPr>
              <w:pStyle w:val="ListParagraph"/>
              <w:numPr>
                <w:ilvl w:val="0"/>
                <w:numId w:val="26"/>
              </w:numPr>
              <w:rPr>
                <w:ins w:id="33" w:author="Ruiz, Edward" w:date="2026-02-19T17:05:00Z"/>
                <w:rFonts w:ascii="Calibri" w:hAnsi="Calibri" w:cs="Calibri"/>
                <w:rPrChange w:id="34" w:author="Ruiz, Edward" w:date="2026-02-19T17:05:00Z" w16du:dateUtc="2026-02-19T22:05:00Z">
                  <w:rPr>
                    <w:ins w:id="35" w:author="Ruiz, Edward" w:date="2026-02-19T17:05:00Z"/>
                  </w:rPr>
                </w:rPrChange>
              </w:rPr>
              <w:pPrChange w:id="36" w:author="Ruiz, Edward" w:date="2026-02-19T17:05:00Z" w16du:dateUtc="2026-02-19T22:05:00Z">
                <w:pPr>
                  <w:contextualSpacing/>
                </w:pPr>
              </w:pPrChange>
            </w:pPr>
            <w:ins w:id="37" w:author="Ruiz, Edward" w:date="2026-02-19T17:05:00Z">
              <w:r w:rsidRPr="00F90D73">
                <w:rPr>
                  <w:rFonts w:ascii="Calibri" w:hAnsi="Calibri" w:cs="Calibri"/>
                  <w:rPrChange w:id="38" w:author="Ruiz, Edward" w:date="2026-02-19T17:05:00Z" w16du:dateUtc="2026-02-19T22:05:00Z">
                    <w:rPr/>
                  </w:rPrChange>
                </w:rPr>
                <w:t>Introduced a two</w:t>
              </w:r>
              <w:r w:rsidRPr="00F90D73">
                <w:rPr>
                  <w:rFonts w:ascii="Calibri" w:hAnsi="Calibri" w:cs="Calibri"/>
                  <w:rPrChange w:id="39" w:author="Ruiz, Edward" w:date="2026-02-19T17:05:00Z" w16du:dateUtc="2026-02-19T22:05:00Z">
                    <w:rPr/>
                  </w:rPrChange>
                </w:rPr>
                <w:noBreakHyphen/>
                <w:t>part product selection flow, including conditional living</w:t>
              </w:r>
              <w:r w:rsidRPr="00F90D73">
                <w:rPr>
                  <w:rFonts w:ascii="Calibri" w:hAnsi="Calibri" w:cs="Calibri"/>
                  <w:rPrChange w:id="40" w:author="Ruiz, Edward" w:date="2026-02-19T17:05:00Z" w16du:dateUtc="2026-02-19T22:05:00Z">
                    <w:rPr/>
                  </w:rPrChange>
                </w:rPr>
                <w:noBreakHyphen/>
                <w:t>benefit selection for income</w:t>
              </w:r>
              <w:r w:rsidRPr="00F90D73">
                <w:rPr>
                  <w:rFonts w:ascii="Calibri" w:hAnsi="Calibri" w:cs="Calibri"/>
                  <w:rPrChange w:id="41" w:author="Ruiz, Edward" w:date="2026-02-19T17:05:00Z" w16du:dateUtc="2026-02-19T22:05:00Z">
                    <w:rPr/>
                  </w:rPrChange>
                </w:rPr>
                <w:noBreakHyphen/>
                <w:t xml:space="preserve">based goals. </w:t>
              </w:r>
            </w:ins>
          </w:p>
          <w:p w14:paraId="445E87A4" w14:textId="207FA9FF" w:rsidR="00F90D73" w:rsidRPr="00F90D73" w:rsidRDefault="00F90D73">
            <w:pPr>
              <w:pStyle w:val="ListParagraph"/>
              <w:numPr>
                <w:ilvl w:val="0"/>
                <w:numId w:val="26"/>
              </w:numPr>
              <w:rPr>
                <w:ins w:id="42" w:author="Ruiz, Edward" w:date="2026-02-19T17:05:00Z"/>
                <w:rFonts w:ascii="Calibri" w:hAnsi="Calibri" w:cs="Calibri"/>
                <w:rPrChange w:id="43" w:author="Ruiz, Edward" w:date="2026-02-19T17:05:00Z" w16du:dateUtc="2026-02-19T22:05:00Z">
                  <w:rPr>
                    <w:ins w:id="44" w:author="Ruiz, Edward" w:date="2026-02-19T17:05:00Z"/>
                  </w:rPr>
                </w:rPrChange>
              </w:rPr>
              <w:pPrChange w:id="45" w:author="Ruiz, Edward" w:date="2026-02-19T17:05:00Z" w16du:dateUtc="2026-02-19T22:05:00Z">
                <w:pPr>
                  <w:contextualSpacing/>
                </w:pPr>
              </w:pPrChange>
            </w:pPr>
            <w:ins w:id="46" w:author="Ruiz, Edward" w:date="2026-02-19T17:05:00Z">
              <w:r w:rsidRPr="00F90D73">
                <w:rPr>
                  <w:rFonts w:ascii="Calibri" w:hAnsi="Calibri" w:cs="Calibri"/>
                  <w:rPrChange w:id="47" w:author="Ruiz, Edward" w:date="2026-02-19T17:05:00Z" w16du:dateUtc="2026-02-19T22:05:00Z">
                    <w:rPr/>
                  </w:rPrChange>
                </w:rPr>
                <w:t xml:space="preserve">Added advisor eligibility indicators (green/yellow/red) tied to licensing, training, and appointment status. </w:t>
              </w:r>
            </w:ins>
          </w:p>
          <w:p w14:paraId="7986787D" w14:textId="791FE065" w:rsidR="00F90D73" w:rsidRPr="00F90D73" w:rsidRDefault="00F90D73">
            <w:pPr>
              <w:pStyle w:val="ListParagraph"/>
              <w:numPr>
                <w:ilvl w:val="0"/>
                <w:numId w:val="26"/>
              </w:numPr>
              <w:rPr>
                <w:ins w:id="48" w:author="Ruiz, Edward" w:date="2026-02-19T17:05:00Z"/>
                <w:rFonts w:ascii="Calibri" w:hAnsi="Calibri" w:cs="Calibri"/>
                <w:rPrChange w:id="49" w:author="Ruiz, Edward" w:date="2026-02-19T17:05:00Z" w16du:dateUtc="2026-02-19T22:05:00Z">
                  <w:rPr>
                    <w:ins w:id="50" w:author="Ruiz, Edward" w:date="2026-02-19T17:05:00Z"/>
                  </w:rPr>
                </w:rPrChange>
              </w:rPr>
              <w:pPrChange w:id="51" w:author="Ruiz, Edward" w:date="2026-02-19T17:05:00Z" w16du:dateUtc="2026-02-19T22:05:00Z">
                <w:pPr>
                  <w:contextualSpacing/>
                </w:pPr>
              </w:pPrChange>
            </w:pPr>
            <w:ins w:id="52" w:author="Ruiz, Edward" w:date="2026-02-19T17:05:00Z">
              <w:r w:rsidRPr="00F90D73">
                <w:rPr>
                  <w:rFonts w:ascii="Calibri" w:hAnsi="Calibri" w:cs="Calibri"/>
                  <w:rPrChange w:id="53" w:author="Ruiz, Edward" w:date="2026-02-19T17:05:00Z" w16du:dateUtc="2026-02-19T22:05:00Z">
                    <w:rPr/>
                  </w:rPrChange>
                </w:rPr>
                <w:t xml:space="preserve">Introduced “Coming Soon” actions with guided remediation paths for ineligible products. </w:t>
              </w:r>
            </w:ins>
          </w:p>
          <w:p w14:paraId="36C9526A" w14:textId="59CBBABC" w:rsidR="00F90D73" w:rsidRPr="00F90D73" w:rsidRDefault="00F90D73">
            <w:pPr>
              <w:pStyle w:val="ListParagraph"/>
              <w:numPr>
                <w:ilvl w:val="0"/>
                <w:numId w:val="26"/>
              </w:numPr>
              <w:rPr>
                <w:ins w:id="54" w:author="Ruiz, Edward" w:date="2026-02-19T17:05:00Z"/>
                <w:rFonts w:ascii="Calibri" w:hAnsi="Calibri" w:cs="Calibri"/>
                <w:rPrChange w:id="55" w:author="Ruiz, Edward" w:date="2026-02-19T17:05:00Z" w16du:dateUtc="2026-02-19T22:05:00Z">
                  <w:rPr>
                    <w:ins w:id="56" w:author="Ruiz, Edward" w:date="2026-02-19T17:05:00Z"/>
                  </w:rPr>
                </w:rPrChange>
              </w:rPr>
              <w:pPrChange w:id="57" w:author="Ruiz, Edward" w:date="2026-02-19T17:05:00Z" w16du:dateUtc="2026-02-19T22:05:00Z">
                <w:pPr>
                  <w:contextualSpacing/>
                </w:pPr>
              </w:pPrChange>
            </w:pPr>
            <w:ins w:id="58" w:author="Ruiz, Edward" w:date="2026-02-19T17:05:00Z">
              <w:r w:rsidRPr="00F90D73">
                <w:rPr>
                  <w:rFonts w:ascii="Calibri" w:hAnsi="Calibri" w:cs="Calibri"/>
                  <w:rPrChange w:id="59" w:author="Ruiz, Edward" w:date="2026-02-19T17:05:00Z" w16du:dateUtc="2026-02-19T22:05:00Z">
                    <w:rPr/>
                  </w:rPrChange>
                </w:rPr>
                <w:t>Added line</w:t>
              </w:r>
              <w:r w:rsidRPr="00F90D73">
                <w:rPr>
                  <w:rFonts w:ascii="Calibri" w:hAnsi="Calibri" w:cs="Calibri"/>
                  <w:rPrChange w:id="60" w:author="Ruiz, Edward" w:date="2026-02-19T17:05:00Z" w16du:dateUtc="2026-02-19T22:05:00Z">
                    <w:rPr/>
                  </w:rPrChange>
                </w:rPr>
                <w:noBreakHyphen/>
                <w:t>graph visualizations for rate changes and performance</w:t>
              </w:r>
              <w:r w:rsidRPr="00F90D73">
                <w:rPr>
                  <w:rFonts w:ascii="Calibri" w:hAnsi="Calibri" w:cs="Calibri"/>
                  <w:rPrChange w:id="61" w:author="Ruiz, Edward" w:date="2026-02-19T17:05:00Z" w16du:dateUtc="2026-02-19T22:05:00Z">
                    <w:rPr/>
                  </w:rPrChange>
                </w:rPr>
                <w:noBreakHyphen/>
                <w:t>over</w:t>
              </w:r>
              <w:r w:rsidRPr="00F90D73">
                <w:rPr>
                  <w:rFonts w:ascii="Calibri" w:hAnsi="Calibri" w:cs="Calibri"/>
                  <w:rPrChange w:id="62" w:author="Ruiz, Edward" w:date="2026-02-19T17:05:00Z" w16du:dateUtc="2026-02-19T22:05:00Z">
                    <w:rPr/>
                  </w:rPrChange>
                </w:rPr>
                <w:noBreakHyphen/>
                <w:t>time modeling aligned to selected goals and assumptions.</w:t>
              </w:r>
            </w:ins>
          </w:p>
          <w:p w14:paraId="22E9D0C7" w14:textId="1DA99A6A" w:rsidR="00F90D73" w:rsidRPr="008629DC" w:rsidRDefault="00F90D73" w:rsidP="003C7B60">
            <w:pPr>
              <w:contextualSpacing/>
              <w:rPr>
                <w:rFonts w:ascii="Calibri" w:hAnsi="Calibri" w:cs="Calibri"/>
              </w:rPr>
            </w:pPr>
          </w:p>
        </w:tc>
        <w:tc>
          <w:tcPr>
            <w:tcW w:w="1220" w:type="dxa"/>
          </w:tcPr>
          <w:p w14:paraId="7EFB29D9" w14:textId="2FF601BE" w:rsidR="0063552C" w:rsidRPr="008629DC" w:rsidRDefault="00D81009" w:rsidP="003C7B60">
            <w:pPr>
              <w:contextualSpacing/>
              <w:rPr>
                <w:rFonts w:ascii="Calibri" w:hAnsi="Calibri" w:cs="Calibri"/>
              </w:rPr>
            </w:pPr>
            <w:ins w:id="63" w:author="Ruiz, Edward" w:date="2026-02-19T17:39:00Z" w16du:dateUtc="2026-02-19T22:39:00Z">
              <w:r>
                <w:rPr>
                  <w:rFonts w:ascii="Calibri" w:hAnsi="Calibri" w:cs="Calibri"/>
                </w:rPr>
                <w:lastRenderedPageBreak/>
                <w:t>Edward Ruiz</w:t>
              </w:r>
            </w:ins>
          </w:p>
        </w:tc>
        <w:tc>
          <w:tcPr>
            <w:tcW w:w="1349" w:type="dxa"/>
          </w:tcPr>
          <w:p w14:paraId="04815595" w14:textId="1DD303DD" w:rsidR="0063552C" w:rsidRPr="008629DC" w:rsidRDefault="00D81009" w:rsidP="003C7B60">
            <w:pPr>
              <w:contextualSpacing/>
              <w:rPr>
                <w:rFonts w:ascii="Calibri" w:hAnsi="Calibri" w:cs="Calibri"/>
              </w:rPr>
            </w:pPr>
            <w:ins w:id="64" w:author="Ruiz, Edward" w:date="2026-02-19T17:39:00Z" w16du:dateUtc="2026-02-19T22:39:00Z">
              <w:r>
                <w:rPr>
                  <w:rFonts w:ascii="Calibri" w:hAnsi="Calibri" w:cs="Calibri"/>
                </w:rPr>
                <w:t>2/19/2026</w:t>
              </w:r>
            </w:ins>
          </w:p>
        </w:tc>
      </w:tr>
      <w:tr w:rsidR="0063552C" w:rsidRPr="008629DC" w14:paraId="5B8EEF40" w14:textId="77777777" w:rsidTr="0063552C">
        <w:trPr>
          <w:trHeight w:val="521"/>
        </w:trPr>
        <w:tc>
          <w:tcPr>
            <w:tcW w:w="1121" w:type="dxa"/>
          </w:tcPr>
          <w:p w14:paraId="1B5F4688" w14:textId="77777777" w:rsidR="0063552C" w:rsidRPr="008629DC" w:rsidRDefault="0063552C" w:rsidP="003C7B60">
            <w:pPr>
              <w:contextualSpacing/>
              <w:jc w:val="center"/>
              <w:rPr>
                <w:rFonts w:ascii="Calibri" w:hAnsi="Calibri" w:cs="Calibri"/>
              </w:rPr>
            </w:pPr>
          </w:p>
        </w:tc>
        <w:tc>
          <w:tcPr>
            <w:tcW w:w="6030" w:type="dxa"/>
          </w:tcPr>
          <w:p w14:paraId="3121A25A" w14:textId="77777777" w:rsidR="0063552C" w:rsidRPr="008629DC" w:rsidRDefault="0063552C" w:rsidP="003C7B60">
            <w:pPr>
              <w:contextualSpacing/>
              <w:rPr>
                <w:rFonts w:ascii="Calibri" w:hAnsi="Calibri" w:cs="Calibri"/>
              </w:rPr>
            </w:pPr>
          </w:p>
        </w:tc>
        <w:tc>
          <w:tcPr>
            <w:tcW w:w="1220" w:type="dxa"/>
          </w:tcPr>
          <w:p w14:paraId="725E3374" w14:textId="77777777" w:rsidR="0063552C" w:rsidRPr="008629DC" w:rsidRDefault="0063552C" w:rsidP="003C7B60">
            <w:pPr>
              <w:contextualSpacing/>
              <w:rPr>
                <w:rFonts w:ascii="Calibri" w:hAnsi="Calibri" w:cs="Calibri"/>
              </w:rPr>
            </w:pPr>
          </w:p>
        </w:tc>
        <w:tc>
          <w:tcPr>
            <w:tcW w:w="1349" w:type="dxa"/>
          </w:tcPr>
          <w:p w14:paraId="22E8E466" w14:textId="77777777" w:rsidR="0063552C" w:rsidRPr="008629DC" w:rsidRDefault="0063552C" w:rsidP="003C7B60">
            <w:pPr>
              <w:contextualSpacing/>
              <w:rPr>
                <w:rFonts w:ascii="Calibri" w:hAnsi="Calibri" w:cs="Calibri"/>
              </w:rPr>
            </w:pPr>
          </w:p>
        </w:tc>
      </w:tr>
      <w:bookmarkEnd w:id="0"/>
    </w:tbl>
    <w:p w14:paraId="06FE8630" w14:textId="77777777" w:rsidR="0063552C" w:rsidRPr="008629DC" w:rsidRDefault="0063552C" w:rsidP="003C7B60">
      <w:pPr>
        <w:pStyle w:val="Heading1"/>
        <w:shd w:val="solid" w:color="FFFFFF" w:fill="auto"/>
        <w:spacing w:before="120" w:line="240" w:lineRule="auto"/>
        <w:contextualSpacing/>
        <w:rPr>
          <w:rFonts w:ascii="Calibri" w:hAnsi="Calibri" w:cs="Calibri"/>
          <w:b/>
          <w:color w:val="00AFB9"/>
          <w:sz w:val="24"/>
          <w:szCs w:val="24"/>
        </w:rPr>
      </w:pPr>
    </w:p>
    <w:p w14:paraId="6D6EA2CC" w14:textId="77777777" w:rsidR="0063552C" w:rsidRPr="008629DC" w:rsidRDefault="0063552C" w:rsidP="003C7B60">
      <w:pPr>
        <w:spacing w:line="240" w:lineRule="auto"/>
        <w:contextualSpacing/>
        <w:rPr>
          <w:rFonts w:ascii="Calibri" w:hAnsi="Calibri" w:cs="Calibri"/>
        </w:rPr>
      </w:pPr>
      <w:r w:rsidRPr="008629DC">
        <w:rPr>
          <w:rFonts w:ascii="Calibri" w:hAnsi="Calibri" w:cs="Calibri"/>
        </w:rPr>
        <w:br w:type="page"/>
      </w:r>
    </w:p>
    <w:p w14:paraId="5586C9E3" w14:textId="5DF02C28" w:rsidR="0063552C" w:rsidRPr="008629DC" w:rsidRDefault="0063552C" w:rsidP="003C7B60">
      <w:pPr>
        <w:pStyle w:val="Heading2"/>
        <w:spacing w:line="240" w:lineRule="auto"/>
        <w:contextualSpacing/>
        <w:jc w:val="both"/>
        <w:rPr>
          <w:rFonts w:ascii="Calibri" w:eastAsia="Calibri" w:hAnsi="Calibri" w:cs="Calibri"/>
          <w:b/>
          <w:bCs/>
          <w:color w:val="00AFB9"/>
          <w:sz w:val="24"/>
          <w:szCs w:val="24"/>
        </w:rPr>
      </w:pPr>
      <w:bookmarkStart w:id="65" w:name="_Toc214271570"/>
      <w:bookmarkStart w:id="66" w:name="_Toc221563759"/>
      <w:r w:rsidRPr="008629DC">
        <w:rPr>
          <w:rFonts w:ascii="Calibri" w:eastAsia="Calibri" w:hAnsi="Calibri" w:cs="Calibri"/>
          <w:b/>
          <w:bCs/>
          <w:color w:val="00AFB9"/>
          <w:sz w:val="24"/>
          <w:szCs w:val="24"/>
        </w:rPr>
        <w:lastRenderedPageBreak/>
        <w:t>Document Overview</w:t>
      </w:r>
      <w:bookmarkEnd w:id="65"/>
      <w:bookmarkEnd w:id="66"/>
    </w:p>
    <w:p w14:paraId="295F01B8" w14:textId="77777777" w:rsidR="00662A92" w:rsidRPr="008629DC" w:rsidRDefault="00662A92" w:rsidP="003C7B60">
      <w:pPr>
        <w:spacing w:line="240" w:lineRule="auto"/>
        <w:contextualSpacing/>
        <w:rPr>
          <w:rFonts w:ascii="Calibri" w:hAnsi="Calibri" w:cs="Calibri"/>
        </w:rPr>
      </w:pPr>
      <w:r w:rsidRPr="008629DC">
        <w:rPr>
          <w:rFonts w:ascii="Calibri" w:hAnsi="Calibri" w:cs="Calibri"/>
        </w:rPr>
        <w:t>Design a streamlined, advisor</w:t>
      </w:r>
      <w:r w:rsidRPr="008629DC">
        <w:rPr>
          <w:rFonts w:ascii="Calibri" w:hAnsi="Calibri" w:cs="Calibri"/>
        </w:rPr>
        <w:noBreakHyphen/>
        <w:t>friendly front</w:t>
      </w:r>
      <w:r w:rsidRPr="008629DC">
        <w:rPr>
          <w:rFonts w:ascii="Calibri" w:hAnsi="Calibri" w:cs="Calibri"/>
        </w:rPr>
        <w:noBreakHyphen/>
        <w:t>end experience that consolidates key business processes, surfaces actionable insights, and supports efficient new business and in</w:t>
      </w:r>
      <w:r w:rsidRPr="008629DC">
        <w:rPr>
          <w:rFonts w:ascii="Calibri" w:hAnsi="Calibri" w:cs="Calibri"/>
        </w:rPr>
        <w:noBreakHyphen/>
        <w:t>force activities — all powered by IRI standardization and other related new(er) capabilities.</w:t>
      </w:r>
    </w:p>
    <w:p w14:paraId="11D5C74B" w14:textId="0A18EB81" w:rsidR="0063552C" w:rsidRPr="008629DC" w:rsidRDefault="0063552C" w:rsidP="003C7B60">
      <w:pPr>
        <w:spacing w:line="240" w:lineRule="auto"/>
        <w:contextualSpacing/>
        <w:jc w:val="both"/>
        <w:rPr>
          <w:rFonts w:ascii="Calibri" w:hAnsi="Calibri" w:cs="Calibri"/>
        </w:rPr>
      </w:pPr>
    </w:p>
    <w:p w14:paraId="514B4623" w14:textId="77777777" w:rsidR="0063552C" w:rsidRPr="008629DC" w:rsidRDefault="0063552C" w:rsidP="003C7B60">
      <w:pPr>
        <w:pStyle w:val="Heading2"/>
        <w:spacing w:line="240" w:lineRule="auto"/>
        <w:contextualSpacing/>
        <w:jc w:val="both"/>
        <w:rPr>
          <w:rFonts w:ascii="Calibri" w:eastAsia="Calibri" w:hAnsi="Calibri" w:cs="Calibri"/>
          <w:b/>
          <w:bCs/>
          <w:color w:val="00AFB9"/>
          <w:sz w:val="24"/>
          <w:szCs w:val="24"/>
        </w:rPr>
      </w:pPr>
      <w:bookmarkStart w:id="67" w:name="_Toc214271571"/>
      <w:bookmarkStart w:id="68" w:name="_Toc221563760"/>
      <w:r w:rsidRPr="008629DC">
        <w:rPr>
          <w:rFonts w:ascii="Calibri" w:eastAsia="Calibri" w:hAnsi="Calibri" w:cs="Calibri"/>
          <w:b/>
          <w:bCs/>
          <w:color w:val="00AFB9"/>
          <w:sz w:val="24"/>
          <w:szCs w:val="24"/>
        </w:rPr>
        <w:t>Business Objective</w:t>
      </w:r>
      <w:bookmarkEnd w:id="67"/>
      <w:bookmarkEnd w:id="68"/>
    </w:p>
    <w:p w14:paraId="3E990165" w14:textId="77777777" w:rsidR="00662A92" w:rsidRPr="008629DC" w:rsidRDefault="00662A92" w:rsidP="003C7B60">
      <w:pPr>
        <w:spacing w:line="240" w:lineRule="auto"/>
        <w:contextualSpacing/>
        <w:rPr>
          <w:rFonts w:ascii="Calibri" w:hAnsi="Calibri" w:cs="Calibri"/>
        </w:rPr>
      </w:pPr>
      <w:bookmarkStart w:id="69" w:name="_Toc214271572"/>
      <w:r w:rsidRPr="008629DC">
        <w:rPr>
          <w:rFonts w:ascii="Calibri" w:hAnsi="Calibri" w:cs="Calibri"/>
        </w:rPr>
        <w:t>The agent experience will guide advisors through the essential data points and workflows required to support customer conversations, product recommendations, and transactional activities.</w:t>
      </w:r>
    </w:p>
    <w:p w14:paraId="70104B35" w14:textId="77777777" w:rsidR="0063552C" w:rsidRPr="008629DC" w:rsidRDefault="0063552C" w:rsidP="003C7B60">
      <w:pPr>
        <w:pStyle w:val="Heading1"/>
        <w:shd w:val="clear" w:color="auto" w:fill="FFFFFF" w:themeFill="background1"/>
        <w:spacing w:before="120" w:line="240" w:lineRule="auto"/>
        <w:contextualSpacing/>
        <w:rPr>
          <w:rFonts w:ascii="Calibri" w:hAnsi="Calibri" w:cs="Calibri"/>
          <w:sz w:val="24"/>
          <w:szCs w:val="24"/>
        </w:rPr>
      </w:pPr>
      <w:bookmarkStart w:id="70" w:name="_Toc214271575"/>
      <w:bookmarkStart w:id="71" w:name="_Toc221563761"/>
      <w:bookmarkEnd w:id="69"/>
      <w:r w:rsidRPr="008629DC">
        <w:rPr>
          <w:rFonts w:ascii="Calibri" w:eastAsia="Calibri" w:hAnsi="Calibri" w:cs="Calibri"/>
          <w:b/>
          <w:bCs/>
          <w:color w:val="00AFB9"/>
          <w:sz w:val="24"/>
          <w:szCs w:val="24"/>
        </w:rPr>
        <w:t>Business, Resource, and Technology Assumptions, Constraints, Risks, &amp; Dependencies</w:t>
      </w:r>
      <w:bookmarkEnd w:id="70"/>
      <w:bookmarkEnd w:id="71"/>
    </w:p>
    <w:p w14:paraId="3C2216C2" w14:textId="31322747" w:rsidR="0063552C" w:rsidRPr="008629DC" w:rsidRDefault="0063552C" w:rsidP="003C7B60">
      <w:pPr>
        <w:pStyle w:val="ListParagraph"/>
        <w:numPr>
          <w:ilvl w:val="0"/>
          <w:numId w:val="3"/>
        </w:numPr>
        <w:spacing w:after="0" w:line="240" w:lineRule="auto"/>
        <w:rPr>
          <w:rFonts w:ascii="Calibri" w:eastAsia="Calibri" w:hAnsi="Calibri" w:cs="Calibri"/>
        </w:rPr>
      </w:pPr>
      <w:r w:rsidRPr="008629DC">
        <w:rPr>
          <w:rFonts w:ascii="Calibri" w:eastAsia="Calibri" w:hAnsi="Calibri" w:cs="Calibri"/>
        </w:rPr>
        <w:t>Business Assumptions</w:t>
      </w:r>
    </w:p>
    <w:p w14:paraId="2170BE4C" w14:textId="367453DE" w:rsidR="00662A92" w:rsidRPr="008629DC" w:rsidRDefault="00662A92"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Carriers are providing accurate, timely product and renewal data so we can surface meaningful alerts and comparisons. </w:t>
      </w:r>
    </w:p>
    <w:p w14:paraId="7D413116" w14:textId="3439D015" w:rsidR="00662A92" w:rsidRPr="008629DC" w:rsidRDefault="00662A92"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Advisors already have the proper client authorization and are expected to use the tool as part of their normal workflow. </w:t>
      </w:r>
    </w:p>
    <w:p w14:paraId="49052422" w14:textId="6404C458" w:rsidR="00662A92" w:rsidRPr="008629DC" w:rsidRDefault="00662A92"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Suitability and compliance rules we receive are current, consistent, and can be applied across products. </w:t>
      </w:r>
    </w:p>
    <w:p w14:paraId="65481207" w14:textId="7B25CDB2" w:rsidR="00662A92" w:rsidRPr="008629DC" w:rsidRDefault="00662A92"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IRI standards and other data structures will be reliable enough to support cross</w:t>
      </w:r>
      <w:r w:rsidRPr="008629DC">
        <w:rPr>
          <w:rFonts w:ascii="Calibri" w:eastAsia="Times New Roman" w:hAnsi="Calibri" w:cs="Calibri"/>
          <w:kern w:val="0"/>
          <w14:ligatures w14:val="none"/>
        </w:rPr>
        <w:noBreakHyphen/>
        <w:t xml:space="preserve">carrier consistency. </w:t>
      </w:r>
    </w:p>
    <w:p w14:paraId="7A66193D" w14:textId="19311B59" w:rsidR="0063552C" w:rsidRPr="008629DC" w:rsidRDefault="00662A92"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Advisors remain responsible for the actual client conversation and final recommendation—the tool simply streamlines and supports that process.</w:t>
      </w:r>
    </w:p>
    <w:p w14:paraId="187FBB05" w14:textId="77777777" w:rsidR="0063552C" w:rsidRPr="008629DC" w:rsidRDefault="0063552C" w:rsidP="003C7B60">
      <w:pPr>
        <w:pStyle w:val="ListParagraph"/>
        <w:numPr>
          <w:ilvl w:val="0"/>
          <w:numId w:val="3"/>
        </w:numPr>
        <w:spacing w:after="0" w:line="240" w:lineRule="auto"/>
        <w:rPr>
          <w:rFonts w:ascii="Calibri" w:eastAsia="Calibri" w:hAnsi="Calibri" w:cs="Calibri"/>
        </w:rPr>
      </w:pPr>
      <w:r w:rsidRPr="008629DC">
        <w:rPr>
          <w:rFonts w:ascii="Calibri" w:eastAsia="Calibri" w:hAnsi="Calibri" w:cs="Calibri"/>
        </w:rPr>
        <w:t>Technology Assumptions</w:t>
      </w:r>
    </w:p>
    <w:p w14:paraId="24E3FED9" w14:textId="42F2A9C9"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We have (or will have) the integrations needed with carrier admin systems</w:t>
      </w:r>
      <w:r w:rsidR="002C44E0" w:rsidRPr="008629DC">
        <w:rPr>
          <w:rFonts w:ascii="Calibri" w:eastAsia="Times New Roman" w:hAnsi="Calibri" w:cs="Calibri"/>
          <w:kern w:val="0"/>
          <w14:ligatures w14:val="none"/>
        </w:rPr>
        <w:t xml:space="preserve"> via DTCC or otherwise</w:t>
      </w:r>
      <w:r w:rsidRPr="008629DC">
        <w:rPr>
          <w:rFonts w:ascii="Calibri" w:eastAsia="Times New Roman" w:hAnsi="Calibri" w:cs="Calibri"/>
          <w:kern w:val="0"/>
          <w14:ligatures w14:val="none"/>
        </w:rPr>
        <w:t>, product data feeds, suitability engines, and order</w:t>
      </w:r>
      <w:r w:rsidRPr="008629DC">
        <w:rPr>
          <w:rFonts w:ascii="Calibri" w:eastAsia="Times New Roman" w:hAnsi="Calibri" w:cs="Calibri"/>
          <w:kern w:val="0"/>
          <w14:ligatures w14:val="none"/>
        </w:rPr>
        <w:noBreakHyphen/>
        <w:t xml:space="preserve">entry platforms. </w:t>
      </w:r>
    </w:p>
    <w:p w14:paraId="59B49C34" w14:textId="516278E2"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Market data, product attributes, and policy information refresh at a frequency that allows the AI to operate accurately. </w:t>
      </w:r>
    </w:p>
    <w:p w14:paraId="00D95AC6" w14:textId="66772EFC"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The AI has access to the structured data required to identify renewals, compare products, and help support suitability and NIGO/IGO checks. </w:t>
      </w:r>
    </w:p>
    <w:p w14:paraId="2D7C1647" w14:textId="08727C04"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Advisors authenticate through secure, role</w:t>
      </w:r>
      <w:r w:rsidRPr="008629DC">
        <w:rPr>
          <w:rFonts w:ascii="Calibri" w:eastAsia="Times New Roman" w:hAnsi="Calibri" w:cs="Calibri"/>
          <w:kern w:val="0"/>
          <w14:ligatures w14:val="none"/>
        </w:rPr>
        <w:noBreakHyphen/>
        <w:t xml:space="preserve">based access, and all actions can be logged for audit. </w:t>
      </w:r>
    </w:p>
    <w:p w14:paraId="0C6F6C0D" w14:textId="70E0D5BA"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 xml:space="preserve">The system can pre-fill forms and generate the documentation needed, assuming required data points exist and meet carrier standards. </w:t>
      </w:r>
    </w:p>
    <w:p w14:paraId="2990EDED" w14:textId="36D85124" w:rsidR="00DB3C17"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The front</w:t>
      </w:r>
      <w:r w:rsidRPr="008629DC">
        <w:rPr>
          <w:rFonts w:ascii="Calibri" w:eastAsia="Times New Roman" w:hAnsi="Calibri" w:cs="Calibri"/>
          <w:kern w:val="0"/>
          <w14:ligatures w14:val="none"/>
        </w:rPr>
        <w:noBreakHyphen/>
        <w:t xml:space="preserve">end experience will depend on stable APIs and consistent payloads to render alerts, product info, and policy details in real time. </w:t>
      </w:r>
    </w:p>
    <w:p w14:paraId="024FB4E8" w14:textId="38319F30" w:rsidR="0063552C" w:rsidRPr="008629DC" w:rsidRDefault="00DB3C17" w:rsidP="003C7B60">
      <w:pPr>
        <w:pStyle w:val="ListParagraph"/>
        <w:numPr>
          <w:ilvl w:val="1"/>
          <w:numId w:val="3"/>
        </w:numPr>
        <w:spacing w:after="0" w:line="240" w:lineRule="auto"/>
        <w:rPr>
          <w:rFonts w:ascii="Calibri" w:eastAsia="Times New Roman" w:hAnsi="Calibri" w:cs="Calibri"/>
          <w:kern w:val="0"/>
          <w14:ligatures w14:val="none"/>
        </w:rPr>
      </w:pPr>
      <w:r w:rsidRPr="008629DC">
        <w:rPr>
          <w:rFonts w:ascii="Calibri" w:eastAsia="Times New Roman" w:hAnsi="Calibri" w:cs="Calibri"/>
          <w:kern w:val="0"/>
          <w14:ligatures w14:val="none"/>
        </w:rPr>
        <w:t>The platform will scale to support advisor usage without performance issues.</w:t>
      </w:r>
    </w:p>
    <w:p w14:paraId="1CE658BA" w14:textId="51DF09F2" w:rsidR="0063552C" w:rsidRPr="008629DC" w:rsidRDefault="0063552C" w:rsidP="003C7B60">
      <w:pPr>
        <w:pStyle w:val="Heading1"/>
        <w:shd w:val="clear" w:color="auto" w:fill="FFFFFF" w:themeFill="background1"/>
        <w:spacing w:before="120" w:line="240" w:lineRule="auto"/>
        <w:contextualSpacing/>
        <w:rPr>
          <w:rFonts w:ascii="Calibri" w:hAnsi="Calibri" w:cs="Calibri"/>
          <w:sz w:val="24"/>
          <w:szCs w:val="24"/>
        </w:rPr>
      </w:pPr>
      <w:bookmarkStart w:id="72" w:name="_Toc221563762"/>
      <w:r w:rsidRPr="008629DC">
        <w:rPr>
          <w:rFonts w:ascii="Calibri" w:eastAsia="Calibri" w:hAnsi="Calibri" w:cs="Calibri"/>
          <w:b/>
          <w:bCs/>
          <w:color w:val="00AFB9"/>
          <w:sz w:val="24"/>
          <w:szCs w:val="24"/>
        </w:rPr>
        <w:t>Use-Case – Customer Policy</w:t>
      </w:r>
      <w:bookmarkEnd w:id="72"/>
      <w:r w:rsidRPr="008629DC">
        <w:rPr>
          <w:rFonts w:ascii="Calibri" w:eastAsia="Calibri" w:hAnsi="Calibri" w:cs="Calibri"/>
          <w:b/>
          <w:bCs/>
          <w:color w:val="00AFB9"/>
          <w:sz w:val="24"/>
          <w:szCs w:val="24"/>
        </w:rPr>
        <w:t xml:space="preserve"> </w:t>
      </w:r>
    </w:p>
    <w:p w14:paraId="1880AA5C" w14:textId="77777777" w:rsidR="0063552C" w:rsidRPr="008629DC" w:rsidRDefault="0063552C" w:rsidP="003C7B60">
      <w:pPr>
        <w:spacing w:line="240" w:lineRule="auto"/>
        <w:contextualSpacing/>
        <w:rPr>
          <w:rFonts w:ascii="Calibri" w:hAnsi="Calibri" w:cs="Calibri"/>
        </w:rPr>
      </w:pPr>
      <w:r w:rsidRPr="008629DC">
        <w:rPr>
          <w:rFonts w:ascii="Calibri" w:hAnsi="Calibri" w:cs="Calibri"/>
          <w:b/>
          <w:bCs/>
        </w:rPr>
        <w:t>Business Area</w:t>
      </w:r>
    </w:p>
    <w:p w14:paraId="1B144D10" w14:textId="77777777" w:rsidR="0063552C" w:rsidRPr="008629DC" w:rsidRDefault="0063552C" w:rsidP="003C7B60">
      <w:pPr>
        <w:spacing w:line="240" w:lineRule="auto"/>
        <w:contextualSpacing/>
        <w:rPr>
          <w:rFonts w:ascii="Calibri" w:hAnsi="Calibri" w:cs="Calibri"/>
        </w:rPr>
      </w:pPr>
      <w:r w:rsidRPr="008629DC">
        <w:rPr>
          <w:rFonts w:ascii="Calibri" w:hAnsi="Calibri" w:cs="Calibri"/>
        </w:rPr>
        <w:t>Annuity Administration / Advisor Sales Enablement</w:t>
      </w:r>
    </w:p>
    <w:p w14:paraId="60BFEACB" w14:textId="77777777" w:rsidR="0063552C" w:rsidRPr="008629DC" w:rsidRDefault="0063552C" w:rsidP="003C7B60">
      <w:pPr>
        <w:spacing w:line="240" w:lineRule="auto"/>
        <w:contextualSpacing/>
        <w:rPr>
          <w:rFonts w:ascii="Calibri" w:hAnsi="Calibri" w:cs="Calibri"/>
        </w:rPr>
      </w:pPr>
      <w:r w:rsidRPr="008629DC">
        <w:rPr>
          <w:rFonts w:ascii="Calibri" w:hAnsi="Calibri" w:cs="Calibri"/>
          <w:b/>
          <w:bCs/>
        </w:rPr>
        <w:t>Primary Actor</w:t>
      </w:r>
    </w:p>
    <w:p w14:paraId="3D9F5C91" w14:textId="77777777" w:rsidR="0063552C" w:rsidRPr="008629DC" w:rsidRDefault="0063552C" w:rsidP="003C7B60">
      <w:pPr>
        <w:spacing w:line="240" w:lineRule="auto"/>
        <w:contextualSpacing/>
        <w:rPr>
          <w:rFonts w:ascii="Calibri" w:hAnsi="Calibri" w:cs="Calibri"/>
        </w:rPr>
      </w:pPr>
      <w:r w:rsidRPr="008629DC">
        <w:rPr>
          <w:rFonts w:ascii="Calibri" w:hAnsi="Calibri" w:cs="Calibri"/>
        </w:rPr>
        <w:t>Financial Advisor</w:t>
      </w:r>
    </w:p>
    <w:p w14:paraId="43AB5108" w14:textId="77777777" w:rsidR="0063552C" w:rsidRPr="008629DC" w:rsidRDefault="0063552C" w:rsidP="003C7B60">
      <w:pPr>
        <w:spacing w:line="240" w:lineRule="auto"/>
        <w:contextualSpacing/>
        <w:rPr>
          <w:rFonts w:ascii="Calibri" w:hAnsi="Calibri" w:cs="Calibri"/>
        </w:rPr>
      </w:pPr>
      <w:r w:rsidRPr="008629DC">
        <w:rPr>
          <w:rFonts w:ascii="Calibri" w:hAnsi="Calibri" w:cs="Calibri"/>
          <w:b/>
          <w:bCs/>
        </w:rPr>
        <w:lastRenderedPageBreak/>
        <w:t>Supporting Actors</w:t>
      </w:r>
    </w:p>
    <w:p w14:paraId="1E508A4F" w14:textId="77777777" w:rsidR="0063552C" w:rsidRPr="008629DC" w:rsidRDefault="0063552C" w:rsidP="003C7B60">
      <w:pPr>
        <w:numPr>
          <w:ilvl w:val="0"/>
          <w:numId w:val="4"/>
        </w:numPr>
        <w:spacing w:after="0" w:line="240" w:lineRule="auto"/>
        <w:contextualSpacing/>
        <w:rPr>
          <w:rFonts w:ascii="Calibri" w:hAnsi="Calibri" w:cs="Calibri"/>
        </w:rPr>
      </w:pPr>
      <w:r w:rsidRPr="008629DC">
        <w:rPr>
          <w:rFonts w:ascii="Calibri" w:hAnsi="Calibri" w:cs="Calibri"/>
        </w:rPr>
        <w:t>Carrier Administration System</w:t>
      </w:r>
    </w:p>
    <w:p w14:paraId="12D6A97B" w14:textId="77777777" w:rsidR="0063552C" w:rsidRPr="008629DC" w:rsidRDefault="0063552C" w:rsidP="003C7B60">
      <w:pPr>
        <w:numPr>
          <w:ilvl w:val="0"/>
          <w:numId w:val="4"/>
        </w:numPr>
        <w:spacing w:after="0" w:line="240" w:lineRule="auto"/>
        <w:contextualSpacing/>
        <w:rPr>
          <w:rFonts w:ascii="Calibri" w:hAnsi="Calibri" w:cs="Calibri"/>
        </w:rPr>
      </w:pPr>
      <w:r w:rsidRPr="008629DC">
        <w:rPr>
          <w:rFonts w:ascii="Calibri" w:hAnsi="Calibri" w:cs="Calibri"/>
        </w:rPr>
        <w:t>AI-Driven Advisor Tool (Sales &amp; Decision Support Platform)</w:t>
      </w:r>
    </w:p>
    <w:p w14:paraId="503090AD" w14:textId="77777777" w:rsidR="0063552C" w:rsidRPr="008629DC" w:rsidRDefault="0063552C" w:rsidP="003C7B60">
      <w:pPr>
        <w:numPr>
          <w:ilvl w:val="0"/>
          <w:numId w:val="4"/>
        </w:numPr>
        <w:spacing w:after="0" w:line="240" w:lineRule="auto"/>
        <w:contextualSpacing/>
        <w:rPr>
          <w:rFonts w:ascii="Calibri" w:hAnsi="Calibri" w:cs="Calibri"/>
        </w:rPr>
      </w:pPr>
      <w:r w:rsidRPr="008629DC">
        <w:rPr>
          <w:rFonts w:ascii="Calibri" w:hAnsi="Calibri" w:cs="Calibri"/>
        </w:rPr>
        <w:t>Product Data Providers (Rates, Product Features, Market Data)</w:t>
      </w:r>
    </w:p>
    <w:p w14:paraId="722B1124" w14:textId="77777777" w:rsidR="0063552C" w:rsidRPr="008629DC" w:rsidRDefault="0063552C" w:rsidP="003C7B60">
      <w:pPr>
        <w:numPr>
          <w:ilvl w:val="0"/>
          <w:numId w:val="4"/>
        </w:numPr>
        <w:spacing w:after="0" w:line="240" w:lineRule="auto"/>
        <w:contextualSpacing/>
        <w:rPr>
          <w:rFonts w:ascii="Calibri" w:hAnsi="Calibri" w:cs="Calibri"/>
        </w:rPr>
      </w:pPr>
      <w:r w:rsidRPr="008629DC">
        <w:rPr>
          <w:rFonts w:ascii="Calibri" w:hAnsi="Calibri" w:cs="Calibri"/>
        </w:rPr>
        <w:t>Compliance &amp; Suitability Engine</w:t>
      </w:r>
    </w:p>
    <w:p w14:paraId="465EB127" w14:textId="77777777" w:rsidR="0063552C" w:rsidRPr="008629DC" w:rsidRDefault="0063552C" w:rsidP="003C7B60">
      <w:pPr>
        <w:spacing w:line="240" w:lineRule="auto"/>
        <w:contextualSpacing/>
        <w:rPr>
          <w:rFonts w:ascii="Calibri" w:hAnsi="Calibri" w:cs="Calibri"/>
        </w:rPr>
      </w:pPr>
      <w:r w:rsidRPr="008629DC">
        <w:rPr>
          <w:rFonts w:ascii="Calibri" w:hAnsi="Calibri" w:cs="Calibri"/>
          <w:b/>
          <w:bCs/>
        </w:rPr>
        <w:t>Stakeholders</w:t>
      </w:r>
    </w:p>
    <w:p w14:paraId="39BEFE1C" w14:textId="77777777" w:rsidR="0063552C" w:rsidRPr="008629DC" w:rsidRDefault="0063552C" w:rsidP="003C7B60">
      <w:pPr>
        <w:numPr>
          <w:ilvl w:val="0"/>
          <w:numId w:val="5"/>
        </w:numPr>
        <w:spacing w:after="0" w:line="240" w:lineRule="auto"/>
        <w:contextualSpacing/>
        <w:rPr>
          <w:rFonts w:ascii="Calibri" w:hAnsi="Calibri" w:cs="Calibri"/>
        </w:rPr>
      </w:pPr>
      <w:r w:rsidRPr="008629DC">
        <w:rPr>
          <w:rFonts w:ascii="Calibri" w:hAnsi="Calibri" w:cs="Calibri"/>
        </w:rPr>
        <w:t>Client / Contract Owner – Receives timely and suitable annuity recommendations</w:t>
      </w:r>
    </w:p>
    <w:p w14:paraId="6F2742F3" w14:textId="77777777" w:rsidR="0063552C" w:rsidRPr="008629DC" w:rsidRDefault="0063552C" w:rsidP="003C7B60">
      <w:pPr>
        <w:numPr>
          <w:ilvl w:val="0"/>
          <w:numId w:val="5"/>
        </w:numPr>
        <w:spacing w:after="0" w:line="240" w:lineRule="auto"/>
        <w:contextualSpacing/>
        <w:rPr>
          <w:rFonts w:ascii="Calibri" w:hAnsi="Calibri" w:cs="Calibri"/>
        </w:rPr>
      </w:pPr>
      <w:r w:rsidRPr="008629DC">
        <w:rPr>
          <w:rFonts w:ascii="Calibri" w:hAnsi="Calibri" w:cs="Calibri"/>
        </w:rPr>
        <w:t>Financial Advisor – Identifies renewal risk and alternative solutions efficiently</w:t>
      </w:r>
    </w:p>
    <w:p w14:paraId="504048C1" w14:textId="77777777" w:rsidR="0063552C" w:rsidRPr="008629DC" w:rsidRDefault="0063552C" w:rsidP="003C7B60">
      <w:pPr>
        <w:numPr>
          <w:ilvl w:val="0"/>
          <w:numId w:val="5"/>
        </w:numPr>
        <w:spacing w:after="0" w:line="240" w:lineRule="auto"/>
        <w:contextualSpacing/>
        <w:rPr>
          <w:rFonts w:ascii="Calibri" w:hAnsi="Calibri" w:cs="Calibri"/>
        </w:rPr>
      </w:pPr>
      <w:r w:rsidRPr="008629DC">
        <w:rPr>
          <w:rFonts w:ascii="Calibri" w:hAnsi="Calibri" w:cs="Calibri"/>
        </w:rPr>
        <w:t>Insurance Carrier(s) – Improves retention and appropriate replacement outcomes</w:t>
      </w:r>
    </w:p>
    <w:p w14:paraId="4D340448" w14:textId="77777777" w:rsidR="0063552C" w:rsidRPr="008629DC" w:rsidRDefault="0063552C" w:rsidP="003C7B60">
      <w:pPr>
        <w:numPr>
          <w:ilvl w:val="0"/>
          <w:numId w:val="5"/>
        </w:numPr>
        <w:spacing w:after="0" w:line="240" w:lineRule="auto"/>
        <w:contextualSpacing/>
        <w:rPr>
          <w:rFonts w:ascii="Calibri" w:hAnsi="Calibri" w:cs="Calibri"/>
        </w:rPr>
      </w:pPr>
      <w:r w:rsidRPr="008629DC">
        <w:rPr>
          <w:rFonts w:ascii="Calibri" w:hAnsi="Calibri" w:cs="Calibri"/>
        </w:rPr>
        <w:t>Compliance &amp; Risk Management – Ensures suitability and documentation</w:t>
      </w:r>
    </w:p>
    <w:p w14:paraId="5F9514C6" w14:textId="77777777" w:rsidR="0063552C" w:rsidRPr="008629DC" w:rsidRDefault="0063552C" w:rsidP="003C7B60">
      <w:pPr>
        <w:numPr>
          <w:ilvl w:val="0"/>
          <w:numId w:val="5"/>
        </w:numPr>
        <w:spacing w:after="0" w:line="240" w:lineRule="auto"/>
        <w:contextualSpacing/>
        <w:rPr>
          <w:rFonts w:ascii="Calibri" w:hAnsi="Calibri" w:cs="Calibri"/>
        </w:rPr>
      </w:pPr>
      <w:r w:rsidRPr="008629DC">
        <w:rPr>
          <w:rFonts w:ascii="Calibri" w:hAnsi="Calibri" w:cs="Calibri"/>
        </w:rPr>
        <w:t>Operations / New Business – Receives complete and accurate applications</w:t>
      </w:r>
    </w:p>
    <w:p w14:paraId="5108DDCA" w14:textId="77777777" w:rsidR="0063552C" w:rsidRPr="008629DC" w:rsidRDefault="0063552C" w:rsidP="003C7B60">
      <w:pPr>
        <w:spacing w:line="240" w:lineRule="auto"/>
        <w:contextualSpacing/>
        <w:rPr>
          <w:rFonts w:ascii="Calibri" w:hAnsi="Calibri" w:cs="Calibri"/>
        </w:rPr>
      </w:pPr>
      <w:r w:rsidRPr="008629DC">
        <w:rPr>
          <w:rFonts w:ascii="Calibri" w:hAnsi="Calibri" w:cs="Calibri"/>
          <w:b/>
          <w:bCs/>
        </w:rPr>
        <w:t>Business Need / Problem Statement</w:t>
      </w:r>
    </w:p>
    <w:p w14:paraId="5C317303" w14:textId="77777777" w:rsidR="0063552C" w:rsidRDefault="0063552C" w:rsidP="003C7B60">
      <w:pPr>
        <w:spacing w:line="240" w:lineRule="auto"/>
        <w:contextualSpacing/>
        <w:rPr>
          <w:rFonts w:ascii="Calibri" w:hAnsi="Calibri" w:cs="Calibri"/>
        </w:rPr>
      </w:pPr>
      <w:r w:rsidRPr="008629DC">
        <w:rPr>
          <w:rFonts w:ascii="Calibri" w:hAnsi="Calibri" w:cs="Calibri"/>
        </w:rPr>
        <w:t>Fixed rate annuities approaching renewal—especially those renewing at a minimum guaranteed interest rate—present a high risk of poor client outcomes and lost opportunities. Advisors often lack timely visibility into renewal events, competitive market alternatives, and required documentation, resulting in missed client engagement and suboptimal decisions.</w:t>
      </w:r>
    </w:p>
    <w:p w14:paraId="71CE7047" w14:textId="3756C766" w:rsidR="00572CE2" w:rsidRDefault="008C2275" w:rsidP="003C7B60">
      <w:pPr>
        <w:pStyle w:val="Heading1"/>
        <w:shd w:val="clear" w:color="auto" w:fill="FFFFFF" w:themeFill="background1"/>
        <w:spacing w:before="120" w:line="240" w:lineRule="auto"/>
        <w:contextualSpacing/>
        <w:rPr>
          <w:rFonts w:ascii="Calibri" w:hAnsi="Calibri" w:cs="Calibri"/>
        </w:rPr>
      </w:pPr>
      <w:bookmarkStart w:id="73" w:name="_Toc221563763"/>
      <w:r>
        <w:rPr>
          <w:rFonts w:ascii="Calibri" w:eastAsia="Calibri" w:hAnsi="Calibri" w:cs="Calibri"/>
          <w:b/>
          <w:bCs/>
          <w:color w:val="00AFB9"/>
          <w:sz w:val="24"/>
          <w:szCs w:val="24"/>
        </w:rPr>
        <w:t>Industry Current State</w:t>
      </w:r>
      <w:bookmarkEnd w:id="73"/>
    </w:p>
    <w:p w14:paraId="467C8982" w14:textId="68235754" w:rsidR="00572CE2" w:rsidRDefault="0030007B" w:rsidP="003C7B60">
      <w:pPr>
        <w:spacing w:line="240" w:lineRule="auto"/>
        <w:contextualSpacing/>
      </w:pPr>
      <w:r>
        <w:object w:dxaOrig="21496" w:dyaOrig="9376" w14:anchorId="14840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0.95pt;height:231.6pt" o:ole="">
            <v:imagedata r:id="rId7" o:title=""/>
          </v:shape>
          <o:OLEObject Type="Embed" ProgID="Visio.Drawing.15" ShapeID="_x0000_i1025" DrawAspect="Content" ObjectID="_1833096171" r:id="rId8"/>
        </w:object>
      </w:r>
    </w:p>
    <w:p w14:paraId="463D74B2" w14:textId="4D1E8410" w:rsidR="008C2275" w:rsidRDefault="008C2275" w:rsidP="003C7B60">
      <w:pPr>
        <w:pStyle w:val="Heading1"/>
        <w:shd w:val="clear" w:color="auto" w:fill="FFFFFF" w:themeFill="background1"/>
        <w:spacing w:before="120" w:line="240" w:lineRule="auto"/>
        <w:contextualSpacing/>
        <w:rPr>
          <w:rFonts w:ascii="Calibri" w:eastAsia="Calibri" w:hAnsi="Calibri" w:cs="Calibri"/>
          <w:b/>
          <w:bCs/>
          <w:color w:val="00AFB9"/>
          <w:sz w:val="24"/>
          <w:szCs w:val="24"/>
        </w:rPr>
      </w:pPr>
      <w:bookmarkStart w:id="74" w:name="_Toc221563764"/>
      <w:r>
        <w:rPr>
          <w:rFonts w:ascii="Calibri" w:eastAsia="Calibri" w:hAnsi="Calibri" w:cs="Calibri"/>
          <w:b/>
          <w:bCs/>
          <w:color w:val="00AFB9"/>
          <w:sz w:val="24"/>
          <w:szCs w:val="24"/>
        </w:rPr>
        <w:lastRenderedPageBreak/>
        <w:t>Industry Future State</w:t>
      </w:r>
      <w:bookmarkEnd w:id="74"/>
    </w:p>
    <w:p w14:paraId="43901E0C" w14:textId="7E822D43" w:rsidR="008C2275" w:rsidRPr="008C2275" w:rsidRDefault="0030007B" w:rsidP="003C7B60">
      <w:pPr>
        <w:spacing w:line="240" w:lineRule="auto"/>
        <w:contextualSpacing/>
      </w:pPr>
      <w:r>
        <w:object w:dxaOrig="21946" w:dyaOrig="9796" w14:anchorId="1DBDE59B">
          <v:shape id="_x0000_i1026" type="#_x0000_t75" style="width:544.25pt;height:242.95pt" o:ole="">
            <v:imagedata r:id="rId9" o:title=""/>
          </v:shape>
          <o:OLEObject Type="Embed" ProgID="Visio.Drawing.15" ShapeID="_x0000_i1026" DrawAspect="Content" ObjectID="_1833096172" r:id="rId10"/>
        </w:object>
      </w:r>
    </w:p>
    <w:p w14:paraId="6D087C7E" w14:textId="77777777" w:rsidR="0063552C" w:rsidRPr="008629DC" w:rsidRDefault="0063552C" w:rsidP="003C7B60">
      <w:pPr>
        <w:pStyle w:val="Heading1"/>
        <w:shd w:val="clear" w:color="auto" w:fill="FFFFFF" w:themeFill="background1"/>
        <w:spacing w:before="120" w:line="240" w:lineRule="auto"/>
        <w:contextualSpacing/>
        <w:rPr>
          <w:rFonts w:ascii="Calibri" w:hAnsi="Calibri" w:cs="Calibri"/>
          <w:sz w:val="24"/>
          <w:szCs w:val="24"/>
        </w:rPr>
      </w:pPr>
      <w:bookmarkStart w:id="75" w:name="_Toc214271579"/>
      <w:bookmarkStart w:id="76" w:name="_Toc221563765"/>
      <w:r w:rsidRPr="008629DC">
        <w:rPr>
          <w:rFonts w:ascii="Calibri" w:eastAsia="Calibri" w:hAnsi="Calibri" w:cs="Calibri"/>
          <w:b/>
          <w:bCs/>
          <w:color w:val="00AFB9"/>
          <w:sz w:val="24"/>
          <w:szCs w:val="24"/>
        </w:rPr>
        <w:t>In-Scope Functional and Non-Functional Requirements</w:t>
      </w:r>
      <w:bookmarkEnd w:id="75"/>
      <w:bookmarkEnd w:id="76"/>
    </w:p>
    <w:p w14:paraId="799CD0E6" w14:textId="158485B3" w:rsidR="0063552C" w:rsidRPr="008629DC" w:rsidRDefault="00DB3C17"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77" w:name="_Toc221563766"/>
      <w:r w:rsidRPr="008629DC">
        <w:rPr>
          <w:rFonts w:ascii="Calibri" w:eastAsia="Calibri" w:hAnsi="Calibri" w:cs="Calibri"/>
          <w:b/>
          <w:bCs/>
          <w:color w:val="0000FF"/>
          <w:sz w:val="24"/>
          <w:szCs w:val="24"/>
          <w:u w:val="single"/>
        </w:rPr>
        <w:t>Retrieve Policy Information</w:t>
      </w:r>
      <w:bookmarkEnd w:id="77"/>
    </w:p>
    <w:tbl>
      <w:tblPr>
        <w:tblW w:w="9980" w:type="dxa"/>
        <w:tblLayout w:type="fixed"/>
        <w:tblLook w:val="01E0" w:firstRow="1" w:lastRow="1" w:firstColumn="1" w:lastColumn="1" w:noHBand="0" w:noVBand="0"/>
      </w:tblPr>
      <w:tblGrid>
        <w:gridCol w:w="1014"/>
        <w:gridCol w:w="8966"/>
      </w:tblGrid>
      <w:tr w:rsidR="0063552C" w:rsidRPr="008629DC" w14:paraId="1F3E7CE0"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100713C0" w14:textId="77777777" w:rsidR="0063552C" w:rsidRPr="008629DC" w:rsidRDefault="0063552C"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A8D5A87" w14:textId="77777777" w:rsidR="0063552C" w:rsidRPr="008629DC" w:rsidRDefault="0063552C"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63552C" w:rsidRPr="008629DC" w14:paraId="3B0B30E9"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495D11" w14:textId="24B0DA3F" w:rsidR="0063552C" w:rsidRPr="008629DC" w:rsidRDefault="002C44E0" w:rsidP="003C7B60">
            <w:pPr>
              <w:spacing w:line="240" w:lineRule="auto"/>
              <w:contextualSpacing/>
              <w:rPr>
                <w:rFonts w:ascii="Calibri" w:eastAsia="Calibri" w:hAnsi="Calibri" w:cs="Calibri"/>
              </w:rPr>
            </w:pPr>
            <w:r w:rsidRPr="008629DC">
              <w:rPr>
                <w:rFonts w:ascii="Calibri" w:eastAsia="Calibri" w:hAnsi="Calibri" w:cs="Calibri"/>
              </w:rPr>
              <w:t>1.</w:t>
            </w:r>
            <w:r w:rsidR="00195F87" w:rsidRPr="008629DC">
              <w:rPr>
                <w:rFonts w:ascii="Calibri" w:eastAsia="Calibri" w:hAnsi="Calibri" w:cs="Calibri"/>
              </w:rPr>
              <w:t>0</w:t>
            </w:r>
            <w:r w:rsidRPr="008629DC">
              <w:rPr>
                <w:rFonts w:ascii="Calibri" w:eastAsia="Calibri" w:hAnsi="Calibri" w:cs="Calibri"/>
              </w:rPr>
              <w:t>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8417CA" w14:textId="63E89176" w:rsidR="0063552C" w:rsidRPr="008629DC" w:rsidRDefault="00DB3C17" w:rsidP="003C7B60">
            <w:pPr>
              <w:spacing w:line="240" w:lineRule="auto"/>
              <w:contextualSpacing/>
              <w:rPr>
                <w:rFonts w:ascii="Calibri" w:eastAsia="Calibri" w:hAnsi="Calibri" w:cs="Calibri"/>
              </w:rPr>
            </w:pPr>
            <w:r w:rsidRPr="008629DC">
              <w:rPr>
                <w:rFonts w:ascii="Calibri" w:eastAsia="Calibri" w:hAnsi="Calibri" w:cs="Calibri"/>
              </w:rPr>
              <w:t>The system shall retrieve all in</w:t>
            </w:r>
            <w:r w:rsidRPr="008629DC">
              <w:rPr>
                <w:rFonts w:ascii="Calibri" w:eastAsia="Calibri" w:hAnsi="Calibri" w:cs="Calibri"/>
              </w:rPr>
              <w:noBreakHyphen/>
              <w:t>force policies associated with the advisor based on the advisor’s entitlements and client relationships.</w:t>
            </w:r>
          </w:p>
        </w:tc>
      </w:tr>
      <w:tr w:rsidR="0063552C" w:rsidRPr="008629DC" w14:paraId="223552FC"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76027D2" w14:textId="2FB15670" w:rsidR="0063552C"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0D3A28"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pull key policy data from the carrier administration system, including: </w:t>
            </w:r>
          </w:p>
          <w:p w14:paraId="6E7CD889"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Contract number</w:t>
            </w:r>
          </w:p>
          <w:p w14:paraId="468BEEF7"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Client/owner information</w:t>
            </w:r>
          </w:p>
          <w:p w14:paraId="015B427D"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Policy status</w:t>
            </w:r>
          </w:p>
          <w:p w14:paraId="25127733"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Policy type and product family</w:t>
            </w:r>
          </w:p>
          <w:p w14:paraId="5073A570"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Cash values and surrender values</w:t>
            </w:r>
          </w:p>
          <w:p w14:paraId="7F9E8AB8"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Premium and transaction history</w:t>
            </w:r>
          </w:p>
          <w:p w14:paraId="003CB2E1"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Renewal date and renewal rate (if applicable)</w:t>
            </w:r>
          </w:p>
          <w:p w14:paraId="33A702EF"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Credited rate</w:t>
            </w:r>
          </w:p>
          <w:p w14:paraId="29285036" w14:textId="77777777" w:rsidR="00DB3C17" w:rsidRPr="008629DC" w:rsidRDefault="00DB3C17" w:rsidP="003C7B60">
            <w:pPr>
              <w:numPr>
                <w:ilvl w:val="0"/>
                <w:numId w:val="6"/>
              </w:numPr>
              <w:spacing w:after="0" w:line="240" w:lineRule="auto"/>
              <w:contextualSpacing/>
              <w:rPr>
                <w:rFonts w:ascii="Calibri" w:hAnsi="Calibri" w:cs="Calibri"/>
                <w:color w:val="000000"/>
              </w:rPr>
            </w:pPr>
            <w:r w:rsidRPr="008629DC">
              <w:rPr>
                <w:rFonts w:ascii="Calibri" w:hAnsi="Calibri" w:cs="Calibri"/>
                <w:color w:val="000000"/>
              </w:rPr>
              <w:t>Riders, features, and service flags</w:t>
            </w:r>
          </w:p>
          <w:p w14:paraId="129BCDFF" w14:textId="77777777" w:rsidR="0063552C" w:rsidRPr="008629DC" w:rsidRDefault="0063552C" w:rsidP="003C7B60">
            <w:pPr>
              <w:spacing w:after="0" w:line="240" w:lineRule="auto"/>
              <w:contextualSpacing/>
              <w:rPr>
                <w:rFonts w:ascii="Calibri" w:hAnsi="Calibri" w:cs="Calibri"/>
                <w:color w:val="000000"/>
              </w:rPr>
            </w:pPr>
          </w:p>
        </w:tc>
      </w:tr>
      <w:tr w:rsidR="00DB3C17" w:rsidRPr="008629DC" w14:paraId="56328683"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7B6F4F8" w14:textId="414DDF54" w:rsidR="002C44E0"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E4CA7B"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identify and tag eligibility indicators, including: </w:t>
            </w:r>
          </w:p>
          <w:p w14:paraId="4F38B41D" w14:textId="77777777" w:rsidR="00DB3C17" w:rsidRPr="008629DC" w:rsidRDefault="00DB3C17" w:rsidP="003C7B60">
            <w:pPr>
              <w:numPr>
                <w:ilvl w:val="0"/>
                <w:numId w:val="7"/>
              </w:numPr>
              <w:spacing w:after="0" w:line="240" w:lineRule="auto"/>
              <w:contextualSpacing/>
              <w:rPr>
                <w:rFonts w:ascii="Calibri" w:hAnsi="Calibri" w:cs="Calibri"/>
                <w:color w:val="000000"/>
              </w:rPr>
            </w:pPr>
            <w:r w:rsidRPr="008629DC">
              <w:rPr>
                <w:rFonts w:ascii="Calibri" w:hAnsi="Calibri" w:cs="Calibri"/>
                <w:color w:val="000000"/>
              </w:rPr>
              <w:t>Renewal eligibility</w:t>
            </w:r>
          </w:p>
          <w:p w14:paraId="4D6297CC" w14:textId="77777777" w:rsidR="00DB3C17" w:rsidRPr="008629DC" w:rsidRDefault="00DB3C17" w:rsidP="003C7B60">
            <w:pPr>
              <w:numPr>
                <w:ilvl w:val="0"/>
                <w:numId w:val="7"/>
              </w:numPr>
              <w:spacing w:after="0" w:line="240" w:lineRule="auto"/>
              <w:contextualSpacing/>
              <w:rPr>
                <w:rFonts w:ascii="Calibri" w:hAnsi="Calibri" w:cs="Calibri"/>
                <w:color w:val="000000"/>
              </w:rPr>
            </w:pPr>
            <w:r w:rsidRPr="008629DC">
              <w:rPr>
                <w:rFonts w:ascii="Calibri" w:hAnsi="Calibri" w:cs="Calibri"/>
                <w:color w:val="000000"/>
              </w:rPr>
              <w:t>Upgrade or replacement suitability</w:t>
            </w:r>
          </w:p>
          <w:p w14:paraId="5A665017" w14:textId="77777777" w:rsidR="00DB3C17" w:rsidRPr="008629DC" w:rsidRDefault="00DB3C17" w:rsidP="003C7B60">
            <w:pPr>
              <w:numPr>
                <w:ilvl w:val="0"/>
                <w:numId w:val="7"/>
              </w:numPr>
              <w:spacing w:after="0" w:line="240" w:lineRule="auto"/>
              <w:contextualSpacing/>
              <w:rPr>
                <w:rFonts w:ascii="Calibri" w:hAnsi="Calibri" w:cs="Calibri"/>
                <w:color w:val="000000"/>
              </w:rPr>
            </w:pPr>
            <w:r w:rsidRPr="008629DC">
              <w:rPr>
                <w:rFonts w:ascii="Calibri" w:hAnsi="Calibri" w:cs="Calibri"/>
                <w:color w:val="000000"/>
              </w:rPr>
              <w:t>Additional contribution eligibility</w:t>
            </w:r>
          </w:p>
          <w:p w14:paraId="221B5A2C" w14:textId="77777777" w:rsidR="00DB3C17" w:rsidRPr="008629DC" w:rsidRDefault="00DB3C17" w:rsidP="003C7B60">
            <w:pPr>
              <w:numPr>
                <w:ilvl w:val="0"/>
                <w:numId w:val="7"/>
              </w:numPr>
              <w:spacing w:after="0" w:line="240" w:lineRule="auto"/>
              <w:contextualSpacing/>
              <w:rPr>
                <w:rFonts w:ascii="Calibri" w:hAnsi="Calibri" w:cs="Calibri"/>
                <w:color w:val="000000"/>
              </w:rPr>
            </w:pPr>
            <w:r w:rsidRPr="008629DC">
              <w:rPr>
                <w:rFonts w:ascii="Calibri" w:hAnsi="Calibri" w:cs="Calibri"/>
                <w:color w:val="000000"/>
              </w:rPr>
              <w:t>Carrier</w:t>
            </w:r>
            <w:r w:rsidRPr="008629DC">
              <w:rPr>
                <w:rFonts w:ascii="Calibri" w:hAnsi="Calibri" w:cs="Calibri"/>
                <w:color w:val="000000"/>
              </w:rPr>
              <w:noBreakHyphen/>
              <w:t>specific constraints or rules</w:t>
            </w:r>
          </w:p>
          <w:p w14:paraId="50E0ABFA" w14:textId="77777777" w:rsidR="00DB3C17" w:rsidRPr="008629DC" w:rsidRDefault="00DB3C17" w:rsidP="003C7B60">
            <w:pPr>
              <w:spacing w:after="0" w:line="240" w:lineRule="auto"/>
              <w:contextualSpacing/>
              <w:rPr>
                <w:rFonts w:ascii="Calibri" w:hAnsi="Calibri" w:cs="Calibri"/>
                <w:color w:val="000000"/>
              </w:rPr>
            </w:pPr>
          </w:p>
        </w:tc>
      </w:tr>
      <w:tr w:rsidR="00DB3C17" w:rsidRPr="008629DC" w14:paraId="75221BBF"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3F4BF4C" w14:textId="637D6EC8" w:rsidR="00DB3C17"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C00930" w14:textId="13D89422"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validate that all required policy fields are present, current, and usable. </w:t>
            </w:r>
          </w:p>
          <w:p w14:paraId="7F5B859F" w14:textId="77777777" w:rsidR="00DB3C17" w:rsidRPr="008629DC" w:rsidRDefault="00DB3C17" w:rsidP="003C7B60">
            <w:pPr>
              <w:spacing w:after="0" w:line="240" w:lineRule="auto"/>
              <w:contextualSpacing/>
              <w:rPr>
                <w:rFonts w:ascii="Calibri" w:hAnsi="Calibri" w:cs="Calibri"/>
                <w:color w:val="000000"/>
              </w:rPr>
            </w:pPr>
          </w:p>
        </w:tc>
      </w:tr>
      <w:tr w:rsidR="00DB3C17" w:rsidRPr="008629DC" w14:paraId="16A983EE"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A104607" w14:textId="5E0FE39E" w:rsidR="00DB3C17"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A41EA1A"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flag policies with missing or inconsistent data as “data exceptions.” </w:t>
            </w:r>
          </w:p>
          <w:p w14:paraId="5D5B67C9" w14:textId="77777777" w:rsidR="00DB3C17" w:rsidRPr="008629DC" w:rsidRDefault="00DB3C17" w:rsidP="003C7B60">
            <w:pPr>
              <w:spacing w:after="0" w:line="240" w:lineRule="auto"/>
              <w:contextualSpacing/>
              <w:rPr>
                <w:rFonts w:ascii="Calibri" w:hAnsi="Calibri" w:cs="Calibri"/>
                <w:color w:val="000000"/>
              </w:rPr>
            </w:pPr>
          </w:p>
        </w:tc>
      </w:tr>
      <w:tr w:rsidR="00DB3C17" w:rsidRPr="008629DC" w14:paraId="062ABACE"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F6A25AF" w14:textId="229C12FF" w:rsidR="00DB3C17"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lastRenderedPageBreak/>
              <w:t>1.</w:t>
            </w:r>
            <w:r w:rsidR="00195F87" w:rsidRPr="008629DC">
              <w:rPr>
                <w:rFonts w:ascii="Calibri" w:hAnsi="Calibri" w:cs="Calibri"/>
                <w:color w:val="000000"/>
              </w:rPr>
              <w:t>0</w:t>
            </w:r>
            <w:r w:rsidRPr="008629DC">
              <w:rPr>
                <w:rFonts w:ascii="Calibri" w:hAnsi="Calibri" w:cs="Calibri"/>
                <w:color w:val="000000"/>
              </w:rPr>
              <w:t>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4A7B2C"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The system shall prevent downstream workflows that depend on missing fields from executing until the data is resolved.</w:t>
            </w:r>
          </w:p>
          <w:p w14:paraId="6634799F" w14:textId="77777777" w:rsidR="00DB3C17" w:rsidRPr="008629DC" w:rsidRDefault="00DB3C17" w:rsidP="003C7B60">
            <w:pPr>
              <w:spacing w:after="0" w:line="240" w:lineRule="auto"/>
              <w:contextualSpacing/>
              <w:rPr>
                <w:rFonts w:ascii="Calibri" w:hAnsi="Calibri" w:cs="Calibri"/>
                <w:color w:val="000000"/>
              </w:rPr>
            </w:pPr>
          </w:p>
        </w:tc>
      </w:tr>
      <w:tr w:rsidR="00DB3C17" w:rsidRPr="008629DC" w14:paraId="7A2E7B15"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EC276D" w14:textId="58917802" w:rsidR="00DB3C17"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3CBD62"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generate a standardized Policy Summary object that includes: </w:t>
            </w:r>
          </w:p>
          <w:p w14:paraId="6D3A2926" w14:textId="77777777" w:rsidR="00DB3C17" w:rsidRPr="008629DC" w:rsidRDefault="00DB3C17" w:rsidP="003C7B60">
            <w:pPr>
              <w:numPr>
                <w:ilvl w:val="0"/>
                <w:numId w:val="9"/>
              </w:numPr>
              <w:spacing w:after="0" w:line="240" w:lineRule="auto"/>
              <w:contextualSpacing/>
              <w:rPr>
                <w:rFonts w:ascii="Calibri" w:hAnsi="Calibri" w:cs="Calibri"/>
                <w:color w:val="000000"/>
              </w:rPr>
            </w:pPr>
            <w:r w:rsidRPr="008629DC">
              <w:rPr>
                <w:rFonts w:ascii="Calibri" w:hAnsi="Calibri" w:cs="Calibri"/>
                <w:color w:val="000000"/>
              </w:rPr>
              <w:t>Core contract metadata</w:t>
            </w:r>
          </w:p>
          <w:p w14:paraId="6B497AC2" w14:textId="77777777" w:rsidR="00DB3C17" w:rsidRPr="008629DC" w:rsidRDefault="00DB3C17" w:rsidP="003C7B60">
            <w:pPr>
              <w:numPr>
                <w:ilvl w:val="0"/>
                <w:numId w:val="9"/>
              </w:numPr>
              <w:spacing w:after="0" w:line="240" w:lineRule="auto"/>
              <w:contextualSpacing/>
              <w:rPr>
                <w:rFonts w:ascii="Calibri" w:hAnsi="Calibri" w:cs="Calibri"/>
                <w:color w:val="000000"/>
              </w:rPr>
            </w:pPr>
            <w:r w:rsidRPr="008629DC">
              <w:rPr>
                <w:rFonts w:ascii="Calibri" w:hAnsi="Calibri" w:cs="Calibri"/>
                <w:color w:val="000000"/>
              </w:rPr>
              <w:t>Key policy values</w:t>
            </w:r>
          </w:p>
          <w:p w14:paraId="7CF74A4D" w14:textId="77777777" w:rsidR="00DB3C17" w:rsidRPr="008629DC" w:rsidRDefault="00DB3C17" w:rsidP="003C7B60">
            <w:pPr>
              <w:numPr>
                <w:ilvl w:val="0"/>
                <w:numId w:val="9"/>
              </w:numPr>
              <w:spacing w:after="0" w:line="240" w:lineRule="auto"/>
              <w:contextualSpacing/>
              <w:rPr>
                <w:rFonts w:ascii="Calibri" w:hAnsi="Calibri" w:cs="Calibri"/>
                <w:color w:val="000000"/>
              </w:rPr>
            </w:pPr>
            <w:r w:rsidRPr="008629DC">
              <w:rPr>
                <w:rFonts w:ascii="Calibri" w:hAnsi="Calibri" w:cs="Calibri"/>
                <w:color w:val="000000"/>
              </w:rPr>
              <w:t>Dates and renewal information</w:t>
            </w:r>
          </w:p>
          <w:p w14:paraId="35EA667B" w14:textId="77777777" w:rsidR="00DB3C17" w:rsidRPr="008629DC" w:rsidRDefault="00DB3C17" w:rsidP="003C7B60">
            <w:pPr>
              <w:numPr>
                <w:ilvl w:val="0"/>
                <w:numId w:val="9"/>
              </w:numPr>
              <w:spacing w:after="0" w:line="240" w:lineRule="auto"/>
              <w:contextualSpacing/>
              <w:rPr>
                <w:rFonts w:ascii="Calibri" w:hAnsi="Calibri" w:cs="Calibri"/>
                <w:color w:val="000000"/>
              </w:rPr>
            </w:pPr>
            <w:r w:rsidRPr="008629DC">
              <w:rPr>
                <w:rFonts w:ascii="Calibri" w:hAnsi="Calibri" w:cs="Calibri"/>
                <w:color w:val="000000"/>
              </w:rPr>
              <w:t>Eligibility and service flags</w:t>
            </w:r>
          </w:p>
          <w:p w14:paraId="7C6A55EB" w14:textId="77777777" w:rsidR="00DB3C17" w:rsidRPr="008629DC" w:rsidRDefault="00DB3C17" w:rsidP="003C7B60">
            <w:pPr>
              <w:numPr>
                <w:ilvl w:val="0"/>
                <w:numId w:val="9"/>
              </w:numPr>
              <w:spacing w:after="0" w:line="240" w:lineRule="auto"/>
              <w:contextualSpacing/>
              <w:rPr>
                <w:rFonts w:ascii="Calibri" w:hAnsi="Calibri" w:cs="Calibri"/>
                <w:color w:val="000000"/>
              </w:rPr>
            </w:pPr>
            <w:r w:rsidRPr="008629DC">
              <w:rPr>
                <w:rFonts w:ascii="Calibri" w:hAnsi="Calibri" w:cs="Calibri"/>
                <w:color w:val="000000"/>
              </w:rPr>
              <w:t>Suitability</w:t>
            </w:r>
            <w:r w:rsidRPr="008629DC">
              <w:rPr>
                <w:rFonts w:ascii="Calibri" w:hAnsi="Calibri" w:cs="Calibri"/>
                <w:color w:val="000000"/>
              </w:rPr>
              <w:noBreakHyphen/>
              <w:t>related information</w:t>
            </w:r>
          </w:p>
          <w:p w14:paraId="73B176FB" w14:textId="77777777" w:rsidR="00DB3C17" w:rsidRPr="008629DC" w:rsidRDefault="00DB3C17" w:rsidP="003C7B60">
            <w:pPr>
              <w:spacing w:after="0" w:line="240" w:lineRule="auto"/>
              <w:contextualSpacing/>
              <w:rPr>
                <w:rFonts w:ascii="Calibri" w:hAnsi="Calibri" w:cs="Calibri"/>
                <w:color w:val="000000"/>
              </w:rPr>
            </w:pPr>
          </w:p>
        </w:tc>
      </w:tr>
      <w:tr w:rsidR="00DB3C17" w:rsidRPr="008629DC" w14:paraId="11102634" w14:textId="77777777" w:rsidTr="0063552C">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D60914" w14:textId="5FB5C77B" w:rsidR="00DB3C17"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1.</w:t>
            </w:r>
            <w:r w:rsidR="00195F87" w:rsidRPr="008629DC">
              <w:rPr>
                <w:rFonts w:ascii="Calibri" w:hAnsi="Calibri" w:cs="Calibri"/>
                <w:color w:val="000000"/>
              </w:rPr>
              <w:t>0</w:t>
            </w:r>
            <w:r w:rsidRPr="008629DC">
              <w:rPr>
                <w:rFonts w:ascii="Calibri" w:hAnsi="Calibri" w:cs="Calibri"/>
                <w:color w:val="000000"/>
              </w:rPr>
              <w:t>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DC3A4B" w14:textId="77777777" w:rsidR="00DB3C17" w:rsidRPr="008629DC" w:rsidRDefault="00DB3C17"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package the Policy Summary for use in: </w:t>
            </w:r>
          </w:p>
          <w:p w14:paraId="30B50785" w14:textId="77777777" w:rsidR="00DB3C17" w:rsidRPr="008629DC" w:rsidRDefault="00DB3C17" w:rsidP="003C7B60">
            <w:pPr>
              <w:numPr>
                <w:ilvl w:val="0"/>
                <w:numId w:val="10"/>
              </w:numPr>
              <w:spacing w:after="0" w:line="240" w:lineRule="auto"/>
              <w:contextualSpacing/>
              <w:rPr>
                <w:rFonts w:ascii="Calibri" w:hAnsi="Calibri" w:cs="Calibri"/>
                <w:color w:val="000000"/>
              </w:rPr>
            </w:pPr>
            <w:r w:rsidRPr="008629DC">
              <w:rPr>
                <w:rFonts w:ascii="Calibri" w:hAnsi="Calibri" w:cs="Calibri"/>
                <w:color w:val="000000"/>
              </w:rPr>
              <w:t>Renewal detection</w:t>
            </w:r>
          </w:p>
          <w:p w14:paraId="2BEE3C9B" w14:textId="77777777" w:rsidR="00DB3C17" w:rsidRPr="008629DC" w:rsidRDefault="00DB3C17" w:rsidP="003C7B60">
            <w:pPr>
              <w:numPr>
                <w:ilvl w:val="0"/>
                <w:numId w:val="10"/>
              </w:numPr>
              <w:spacing w:after="0" w:line="240" w:lineRule="auto"/>
              <w:contextualSpacing/>
              <w:rPr>
                <w:rFonts w:ascii="Calibri" w:hAnsi="Calibri" w:cs="Calibri"/>
                <w:color w:val="000000"/>
              </w:rPr>
            </w:pPr>
            <w:r w:rsidRPr="008629DC">
              <w:rPr>
                <w:rFonts w:ascii="Calibri" w:hAnsi="Calibri" w:cs="Calibri"/>
                <w:color w:val="000000"/>
              </w:rPr>
              <w:t>Advisor notification logic</w:t>
            </w:r>
          </w:p>
          <w:p w14:paraId="6D97BE21" w14:textId="77777777" w:rsidR="00DB3C17" w:rsidRPr="008629DC" w:rsidRDefault="00DB3C17" w:rsidP="003C7B60">
            <w:pPr>
              <w:numPr>
                <w:ilvl w:val="0"/>
                <w:numId w:val="10"/>
              </w:numPr>
              <w:spacing w:after="0" w:line="240" w:lineRule="auto"/>
              <w:contextualSpacing/>
              <w:rPr>
                <w:rFonts w:ascii="Calibri" w:hAnsi="Calibri" w:cs="Calibri"/>
                <w:color w:val="000000"/>
              </w:rPr>
            </w:pPr>
            <w:r w:rsidRPr="008629DC">
              <w:rPr>
                <w:rFonts w:ascii="Calibri" w:hAnsi="Calibri" w:cs="Calibri"/>
                <w:color w:val="000000"/>
              </w:rPr>
              <w:t>Product comparison workflows</w:t>
            </w:r>
          </w:p>
          <w:p w14:paraId="7165DE30" w14:textId="77777777" w:rsidR="00DB3C17" w:rsidRPr="008629DC" w:rsidRDefault="00DB3C17" w:rsidP="003C7B60">
            <w:pPr>
              <w:numPr>
                <w:ilvl w:val="0"/>
                <w:numId w:val="10"/>
              </w:numPr>
              <w:spacing w:after="0" w:line="240" w:lineRule="auto"/>
              <w:contextualSpacing/>
              <w:rPr>
                <w:rFonts w:ascii="Calibri" w:hAnsi="Calibri" w:cs="Calibri"/>
                <w:color w:val="000000"/>
              </w:rPr>
            </w:pPr>
            <w:r w:rsidRPr="008629DC">
              <w:rPr>
                <w:rFonts w:ascii="Calibri" w:hAnsi="Calibri" w:cs="Calibri"/>
                <w:color w:val="000000"/>
              </w:rPr>
              <w:t>AI analysis, including suitability and replacement logic</w:t>
            </w:r>
          </w:p>
          <w:p w14:paraId="242741B3" w14:textId="77777777" w:rsidR="00DB3C17" w:rsidRPr="008629DC" w:rsidRDefault="00DB3C17" w:rsidP="003C7B60">
            <w:pPr>
              <w:spacing w:after="0" w:line="240" w:lineRule="auto"/>
              <w:contextualSpacing/>
              <w:rPr>
                <w:rFonts w:ascii="Calibri" w:hAnsi="Calibri" w:cs="Calibri"/>
                <w:color w:val="000000"/>
              </w:rPr>
            </w:pPr>
          </w:p>
        </w:tc>
      </w:tr>
    </w:tbl>
    <w:p w14:paraId="30D00C60" w14:textId="57BA313A" w:rsidR="00DB3C17" w:rsidRPr="008629DC" w:rsidRDefault="00DB3C17"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78" w:name="_Toc221563767"/>
      <w:r w:rsidRPr="008629DC">
        <w:rPr>
          <w:rFonts w:ascii="Calibri" w:eastAsia="Calibri" w:hAnsi="Calibri" w:cs="Calibri"/>
          <w:b/>
          <w:bCs/>
          <w:color w:val="0000FF"/>
          <w:sz w:val="24"/>
          <w:szCs w:val="24"/>
          <w:u w:val="single"/>
        </w:rPr>
        <w:t>Re</w:t>
      </w:r>
      <w:r w:rsidR="0072204F" w:rsidRPr="008629DC">
        <w:rPr>
          <w:rFonts w:ascii="Calibri" w:eastAsia="Calibri" w:hAnsi="Calibri" w:cs="Calibri"/>
          <w:b/>
          <w:bCs/>
          <w:color w:val="0000FF"/>
          <w:sz w:val="24"/>
          <w:szCs w:val="24"/>
          <w:u w:val="single"/>
        </w:rPr>
        <w:t>newal Detection</w:t>
      </w:r>
      <w:bookmarkEnd w:id="78"/>
    </w:p>
    <w:tbl>
      <w:tblPr>
        <w:tblW w:w="9980" w:type="dxa"/>
        <w:tblLayout w:type="fixed"/>
        <w:tblLook w:val="01E0" w:firstRow="1" w:lastRow="1" w:firstColumn="1" w:lastColumn="1" w:noHBand="0" w:noVBand="0"/>
      </w:tblPr>
      <w:tblGrid>
        <w:gridCol w:w="1014"/>
        <w:gridCol w:w="8966"/>
      </w:tblGrid>
      <w:tr w:rsidR="0072204F" w:rsidRPr="008629DC" w14:paraId="0010952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0CDB429B"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296D906"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72204F" w:rsidRPr="008629DC" w14:paraId="044089E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737723B" w14:textId="5BB2A2F5" w:rsidR="0072204F" w:rsidRPr="008629DC" w:rsidRDefault="002C44E0" w:rsidP="003C7B60">
            <w:pPr>
              <w:spacing w:line="240" w:lineRule="auto"/>
              <w:contextualSpacing/>
              <w:rPr>
                <w:rFonts w:ascii="Calibri" w:eastAsia="Calibri" w:hAnsi="Calibri" w:cs="Calibri"/>
              </w:rPr>
            </w:pPr>
            <w:r w:rsidRPr="008629DC">
              <w:rPr>
                <w:rFonts w:ascii="Calibri" w:eastAsia="Calibri" w:hAnsi="Calibri" w:cs="Calibri"/>
              </w:rPr>
              <w:t>2.</w:t>
            </w:r>
            <w:r w:rsidR="00195F87" w:rsidRPr="008629DC">
              <w:rPr>
                <w:rFonts w:ascii="Calibri" w:eastAsia="Calibri" w:hAnsi="Calibri" w:cs="Calibri"/>
              </w:rPr>
              <w:t>0</w:t>
            </w:r>
            <w:r w:rsidRPr="008629DC">
              <w:rPr>
                <w:rFonts w:ascii="Calibri" w:eastAsia="Calibri" w:hAnsi="Calibri" w:cs="Calibri"/>
              </w:rPr>
              <w:t>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0A3BAC2" w14:textId="7CF421D2"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identify policies that fall within the defined renewal window (e.g., 30 days prior to the renewal date).</w:t>
            </w:r>
          </w:p>
        </w:tc>
      </w:tr>
      <w:tr w:rsidR="0072204F" w:rsidRPr="008629DC" w14:paraId="76FA390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F8470E" w14:textId="6F2272B5" w:rsidR="0072204F"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2.</w:t>
            </w:r>
            <w:r w:rsidR="00195F87" w:rsidRPr="008629DC">
              <w:rPr>
                <w:rFonts w:ascii="Calibri" w:hAnsi="Calibri" w:cs="Calibri"/>
                <w:color w:val="000000"/>
              </w:rPr>
              <w:t>0</w:t>
            </w:r>
            <w:r w:rsidRPr="008629DC">
              <w:rPr>
                <w:rFonts w:ascii="Calibri" w:hAnsi="Calibri" w:cs="Calibri"/>
                <w:color w:val="000000"/>
              </w:rPr>
              <w:t>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E98832"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The system shall retrieve and store the renewal rate associated with the policy, including the guaranteed minimum interest rate.</w:t>
            </w:r>
          </w:p>
          <w:p w14:paraId="201594CD"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745506D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ECE4F35" w14:textId="17978490" w:rsidR="0072204F"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2.</w:t>
            </w:r>
            <w:r w:rsidR="00195F87" w:rsidRPr="008629DC">
              <w:rPr>
                <w:rFonts w:ascii="Calibri" w:hAnsi="Calibri" w:cs="Calibri"/>
                <w:color w:val="000000"/>
              </w:rPr>
              <w:t>0</w:t>
            </w:r>
            <w:r w:rsidRPr="008629DC">
              <w:rPr>
                <w:rFonts w:ascii="Calibri" w:hAnsi="Calibri" w:cs="Calibri"/>
                <w:color w:val="000000"/>
              </w:rPr>
              <w:t>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582965"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The system shall detect when a policy is scheduled to renew at its guaranteed minimum rate and shall flag the policy as “Minimum Rate Renewal.”</w:t>
            </w:r>
          </w:p>
          <w:p w14:paraId="6BC15E8C"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29EA7C8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F1EFB1" w14:textId="2AC55710" w:rsidR="0072204F" w:rsidRPr="008629DC" w:rsidRDefault="002C44E0" w:rsidP="003C7B60">
            <w:pPr>
              <w:spacing w:line="240" w:lineRule="auto"/>
              <w:contextualSpacing/>
              <w:rPr>
                <w:rFonts w:ascii="Calibri" w:hAnsi="Calibri" w:cs="Calibri"/>
                <w:color w:val="000000"/>
              </w:rPr>
            </w:pPr>
            <w:r w:rsidRPr="008629DC">
              <w:rPr>
                <w:rFonts w:ascii="Calibri" w:hAnsi="Calibri" w:cs="Calibri"/>
                <w:color w:val="000000"/>
              </w:rPr>
              <w:t>2.</w:t>
            </w:r>
            <w:r w:rsidR="00195F87" w:rsidRPr="008629DC">
              <w:rPr>
                <w:rFonts w:ascii="Calibri" w:hAnsi="Calibri" w:cs="Calibri"/>
                <w:color w:val="000000"/>
              </w:rPr>
              <w:t>0</w:t>
            </w:r>
            <w:r w:rsidRPr="008629DC">
              <w:rPr>
                <w:rFonts w:ascii="Calibri" w:hAnsi="Calibri" w:cs="Calibri"/>
                <w:color w:val="000000"/>
              </w:rPr>
              <w:t>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D0AF96"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verify that the policy is eligible for a renewal review, including checking: </w:t>
            </w:r>
          </w:p>
          <w:p w14:paraId="51ECCCE1" w14:textId="77777777" w:rsidR="0072204F" w:rsidRPr="008629DC" w:rsidRDefault="0072204F" w:rsidP="003C7B60">
            <w:pPr>
              <w:numPr>
                <w:ilvl w:val="0"/>
                <w:numId w:val="11"/>
              </w:numPr>
              <w:spacing w:after="0" w:line="240" w:lineRule="auto"/>
              <w:contextualSpacing/>
              <w:rPr>
                <w:rFonts w:ascii="Calibri" w:hAnsi="Calibri" w:cs="Calibri"/>
                <w:color w:val="000000"/>
              </w:rPr>
            </w:pPr>
            <w:r w:rsidRPr="008629DC">
              <w:rPr>
                <w:rFonts w:ascii="Calibri" w:hAnsi="Calibri" w:cs="Calibri"/>
                <w:color w:val="000000"/>
              </w:rPr>
              <w:t>Active policy status</w:t>
            </w:r>
          </w:p>
          <w:p w14:paraId="047CC735" w14:textId="77777777" w:rsidR="0072204F" w:rsidRPr="008629DC" w:rsidRDefault="0072204F" w:rsidP="003C7B60">
            <w:pPr>
              <w:numPr>
                <w:ilvl w:val="0"/>
                <w:numId w:val="11"/>
              </w:numPr>
              <w:spacing w:after="0" w:line="240" w:lineRule="auto"/>
              <w:contextualSpacing/>
              <w:rPr>
                <w:rFonts w:ascii="Calibri" w:hAnsi="Calibri" w:cs="Calibri"/>
                <w:color w:val="000000"/>
              </w:rPr>
            </w:pPr>
            <w:r w:rsidRPr="008629DC">
              <w:rPr>
                <w:rFonts w:ascii="Calibri" w:hAnsi="Calibri" w:cs="Calibri"/>
                <w:color w:val="000000"/>
              </w:rPr>
              <w:t>Product type (fixed annuity)</w:t>
            </w:r>
          </w:p>
          <w:p w14:paraId="41F2EC35" w14:textId="77777777" w:rsidR="0072204F" w:rsidRPr="008629DC" w:rsidRDefault="0072204F" w:rsidP="003C7B60">
            <w:pPr>
              <w:numPr>
                <w:ilvl w:val="0"/>
                <w:numId w:val="11"/>
              </w:numPr>
              <w:spacing w:after="0" w:line="240" w:lineRule="auto"/>
              <w:contextualSpacing/>
              <w:rPr>
                <w:rFonts w:ascii="Calibri" w:hAnsi="Calibri" w:cs="Calibri"/>
                <w:color w:val="000000"/>
              </w:rPr>
            </w:pPr>
            <w:r w:rsidRPr="008629DC">
              <w:rPr>
                <w:rFonts w:ascii="Calibri" w:hAnsi="Calibri" w:cs="Calibri"/>
                <w:color w:val="000000"/>
              </w:rPr>
              <w:t>No pending replacements, surrenders, or transactions</w:t>
            </w:r>
          </w:p>
          <w:p w14:paraId="1F5C90B0" w14:textId="77777777" w:rsidR="0072204F" w:rsidRPr="008629DC" w:rsidRDefault="0072204F" w:rsidP="003C7B60">
            <w:pPr>
              <w:numPr>
                <w:ilvl w:val="0"/>
                <w:numId w:val="11"/>
              </w:numPr>
              <w:spacing w:after="0" w:line="240" w:lineRule="auto"/>
              <w:contextualSpacing/>
              <w:rPr>
                <w:rFonts w:ascii="Calibri" w:hAnsi="Calibri" w:cs="Calibri"/>
                <w:color w:val="000000"/>
              </w:rPr>
            </w:pPr>
            <w:r w:rsidRPr="008629DC">
              <w:rPr>
                <w:rFonts w:ascii="Calibri" w:hAnsi="Calibri" w:cs="Calibri"/>
                <w:color w:val="000000"/>
              </w:rPr>
              <w:t>Advisor authorization</w:t>
            </w:r>
          </w:p>
          <w:p w14:paraId="0E854666"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3008E5D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500F799" w14:textId="6FA9D6FA" w:rsidR="0072204F" w:rsidRPr="008629DC" w:rsidRDefault="00195F87" w:rsidP="003C7B60">
            <w:pPr>
              <w:spacing w:line="240" w:lineRule="auto"/>
              <w:contextualSpacing/>
              <w:rPr>
                <w:rFonts w:ascii="Calibri" w:hAnsi="Calibri" w:cs="Calibri"/>
                <w:color w:val="000000"/>
              </w:rPr>
            </w:pPr>
            <w:r w:rsidRPr="008629DC">
              <w:rPr>
                <w:rFonts w:ascii="Calibri" w:hAnsi="Calibri" w:cs="Calibri"/>
                <w:color w:val="000000"/>
              </w:rPr>
              <w:t>2.05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E840F3"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 xml:space="preserve">The system shall create a Renewal Event record for each eligible policy that includes: </w:t>
            </w:r>
          </w:p>
          <w:p w14:paraId="3810586F" w14:textId="77777777" w:rsidR="0072204F" w:rsidRPr="008629DC" w:rsidRDefault="0072204F" w:rsidP="003C7B60">
            <w:pPr>
              <w:numPr>
                <w:ilvl w:val="0"/>
                <w:numId w:val="12"/>
              </w:numPr>
              <w:spacing w:after="0" w:line="240" w:lineRule="auto"/>
              <w:contextualSpacing/>
              <w:rPr>
                <w:rFonts w:ascii="Calibri" w:hAnsi="Calibri" w:cs="Calibri"/>
                <w:color w:val="000000"/>
              </w:rPr>
            </w:pPr>
            <w:r w:rsidRPr="008629DC">
              <w:rPr>
                <w:rFonts w:ascii="Calibri" w:hAnsi="Calibri" w:cs="Calibri"/>
                <w:color w:val="000000"/>
              </w:rPr>
              <w:t>Contract metadata</w:t>
            </w:r>
          </w:p>
          <w:p w14:paraId="661D6FF7" w14:textId="77777777" w:rsidR="0072204F" w:rsidRPr="008629DC" w:rsidRDefault="0072204F" w:rsidP="003C7B60">
            <w:pPr>
              <w:numPr>
                <w:ilvl w:val="0"/>
                <w:numId w:val="12"/>
              </w:numPr>
              <w:spacing w:after="0" w:line="240" w:lineRule="auto"/>
              <w:contextualSpacing/>
              <w:rPr>
                <w:rFonts w:ascii="Calibri" w:hAnsi="Calibri" w:cs="Calibri"/>
                <w:color w:val="000000"/>
              </w:rPr>
            </w:pPr>
            <w:r w:rsidRPr="008629DC">
              <w:rPr>
                <w:rFonts w:ascii="Calibri" w:hAnsi="Calibri" w:cs="Calibri"/>
                <w:color w:val="000000"/>
              </w:rPr>
              <w:t>Renewal date</w:t>
            </w:r>
          </w:p>
          <w:p w14:paraId="125D482D" w14:textId="77777777" w:rsidR="0072204F" w:rsidRPr="008629DC" w:rsidRDefault="0072204F" w:rsidP="003C7B60">
            <w:pPr>
              <w:numPr>
                <w:ilvl w:val="0"/>
                <w:numId w:val="12"/>
              </w:numPr>
              <w:spacing w:after="0" w:line="240" w:lineRule="auto"/>
              <w:contextualSpacing/>
              <w:rPr>
                <w:rFonts w:ascii="Calibri" w:hAnsi="Calibri" w:cs="Calibri"/>
                <w:color w:val="000000"/>
              </w:rPr>
            </w:pPr>
            <w:r w:rsidRPr="008629DC">
              <w:rPr>
                <w:rFonts w:ascii="Calibri" w:hAnsi="Calibri" w:cs="Calibri"/>
                <w:color w:val="000000"/>
              </w:rPr>
              <w:t>Current rate and renewal rate</w:t>
            </w:r>
          </w:p>
          <w:p w14:paraId="1FA699FA" w14:textId="77777777" w:rsidR="0072204F" w:rsidRPr="008629DC" w:rsidRDefault="0072204F" w:rsidP="003C7B60">
            <w:pPr>
              <w:numPr>
                <w:ilvl w:val="0"/>
                <w:numId w:val="12"/>
              </w:numPr>
              <w:spacing w:after="0" w:line="240" w:lineRule="auto"/>
              <w:contextualSpacing/>
              <w:rPr>
                <w:rFonts w:ascii="Calibri" w:hAnsi="Calibri" w:cs="Calibri"/>
                <w:color w:val="000000"/>
              </w:rPr>
            </w:pPr>
            <w:r w:rsidRPr="008629DC">
              <w:rPr>
                <w:rFonts w:ascii="Calibri" w:hAnsi="Calibri" w:cs="Calibri"/>
                <w:color w:val="000000"/>
              </w:rPr>
              <w:t>Minimum rate flag (if applicable)</w:t>
            </w:r>
          </w:p>
          <w:p w14:paraId="556DC511" w14:textId="77777777" w:rsidR="0072204F" w:rsidRPr="008629DC" w:rsidRDefault="0072204F" w:rsidP="003C7B60">
            <w:pPr>
              <w:numPr>
                <w:ilvl w:val="0"/>
                <w:numId w:val="12"/>
              </w:numPr>
              <w:spacing w:after="0" w:line="240" w:lineRule="auto"/>
              <w:contextualSpacing/>
              <w:rPr>
                <w:rFonts w:ascii="Calibri" w:hAnsi="Calibri" w:cs="Calibri"/>
                <w:color w:val="000000"/>
              </w:rPr>
            </w:pPr>
            <w:r w:rsidRPr="008629DC">
              <w:rPr>
                <w:rFonts w:ascii="Calibri" w:hAnsi="Calibri" w:cs="Calibri"/>
                <w:color w:val="000000"/>
              </w:rPr>
              <w:t>Any relevant policy or suitability indicators</w:t>
            </w:r>
          </w:p>
          <w:p w14:paraId="1127698C"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5919B69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4798B17" w14:textId="61A930AD" w:rsidR="0072204F" w:rsidRPr="008629DC" w:rsidRDefault="00195F87" w:rsidP="003C7B60">
            <w:pPr>
              <w:spacing w:line="240" w:lineRule="auto"/>
              <w:contextualSpacing/>
              <w:rPr>
                <w:rFonts w:ascii="Calibri" w:hAnsi="Calibri" w:cs="Calibri"/>
                <w:color w:val="000000"/>
              </w:rPr>
            </w:pPr>
            <w:r w:rsidRPr="008629DC">
              <w:rPr>
                <w:rFonts w:ascii="Calibri" w:hAnsi="Calibri" w:cs="Calibri"/>
                <w:color w:val="000000"/>
              </w:rPr>
              <w:t>2.06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D9BE42A"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The system shall flag any policies missing required renewal fields as “Renewal Data Exceptions.”</w:t>
            </w:r>
          </w:p>
          <w:p w14:paraId="15D9A19D"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1DEB23B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224A4B5" w14:textId="32BD406E" w:rsidR="0072204F" w:rsidRPr="008629DC" w:rsidRDefault="00195F87" w:rsidP="003C7B60">
            <w:pPr>
              <w:spacing w:line="240" w:lineRule="auto"/>
              <w:contextualSpacing/>
              <w:rPr>
                <w:rFonts w:ascii="Calibri" w:hAnsi="Calibri" w:cs="Calibri"/>
                <w:color w:val="000000"/>
              </w:rPr>
            </w:pPr>
            <w:r w:rsidRPr="008629DC">
              <w:rPr>
                <w:rFonts w:ascii="Calibri" w:hAnsi="Calibri" w:cs="Calibri"/>
                <w:color w:val="000000"/>
              </w:rPr>
              <w:lastRenderedPageBreak/>
              <w:t>2.07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6A1139A"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The system shall suppress renewal detection workflows for those policies until data issues are resolved.</w:t>
            </w:r>
          </w:p>
          <w:p w14:paraId="72CF8340" w14:textId="77777777" w:rsidR="0072204F" w:rsidRPr="008629DC" w:rsidRDefault="0072204F" w:rsidP="003C7B60">
            <w:pPr>
              <w:spacing w:after="0" w:line="240" w:lineRule="auto"/>
              <w:contextualSpacing/>
              <w:rPr>
                <w:rFonts w:ascii="Calibri" w:hAnsi="Calibri" w:cs="Calibri"/>
                <w:color w:val="000000"/>
              </w:rPr>
            </w:pPr>
          </w:p>
        </w:tc>
      </w:tr>
      <w:tr w:rsidR="0072204F" w:rsidRPr="008629DC" w14:paraId="7DF7D21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2E55EB" w14:textId="215D7ECD" w:rsidR="0072204F" w:rsidRPr="008629DC" w:rsidRDefault="00195F87" w:rsidP="003C7B60">
            <w:pPr>
              <w:spacing w:line="240" w:lineRule="auto"/>
              <w:contextualSpacing/>
              <w:rPr>
                <w:rFonts w:ascii="Calibri" w:hAnsi="Calibri" w:cs="Calibri"/>
                <w:color w:val="000000"/>
              </w:rPr>
            </w:pPr>
            <w:r w:rsidRPr="008629DC">
              <w:rPr>
                <w:rFonts w:ascii="Calibri" w:hAnsi="Calibri" w:cs="Calibri"/>
                <w:color w:val="000000"/>
              </w:rPr>
              <w:t>2.08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EECA7C2" w14:textId="77777777" w:rsidR="0072204F" w:rsidRPr="008629DC" w:rsidRDefault="0072204F" w:rsidP="003C7B60">
            <w:pPr>
              <w:spacing w:after="0" w:line="240" w:lineRule="auto"/>
              <w:contextualSpacing/>
              <w:rPr>
                <w:rFonts w:ascii="Calibri" w:hAnsi="Calibri" w:cs="Calibri"/>
                <w:color w:val="000000"/>
              </w:rPr>
            </w:pPr>
            <w:r w:rsidRPr="008629DC">
              <w:rPr>
                <w:rFonts w:ascii="Calibri" w:hAnsi="Calibri" w:cs="Calibri"/>
                <w:color w:val="000000"/>
              </w:rPr>
              <w:t>The system shall pass the Renewal Event to the notification engine for subsequent advisor alerting logic.</w:t>
            </w:r>
          </w:p>
          <w:p w14:paraId="00A2BB4B" w14:textId="77777777" w:rsidR="0072204F" w:rsidRPr="008629DC" w:rsidRDefault="0072204F" w:rsidP="003C7B60">
            <w:pPr>
              <w:spacing w:after="0" w:line="240" w:lineRule="auto"/>
              <w:contextualSpacing/>
              <w:rPr>
                <w:rFonts w:ascii="Calibri" w:hAnsi="Calibri" w:cs="Calibri"/>
                <w:color w:val="000000"/>
              </w:rPr>
            </w:pPr>
          </w:p>
        </w:tc>
      </w:tr>
    </w:tbl>
    <w:p w14:paraId="12BFFEDE" w14:textId="4CD526F5" w:rsidR="0072204F" w:rsidRPr="008629DC" w:rsidRDefault="0072204F"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79" w:name="_Toc221563768"/>
      <w:r w:rsidRPr="008629DC">
        <w:rPr>
          <w:rFonts w:ascii="Calibri" w:eastAsia="Calibri" w:hAnsi="Calibri" w:cs="Calibri"/>
          <w:b/>
          <w:bCs/>
          <w:color w:val="0000FF"/>
          <w:sz w:val="24"/>
          <w:szCs w:val="24"/>
          <w:u w:val="single"/>
        </w:rPr>
        <w:t>Notification to Advisor Tool</w:t>
      </w:r>
      <w:bookmarkEnd w:id="79"/>
    </w:p>
    <w:tbl>
      <w:tblPr>
        <w:tblW w:w="9980" w:type="dxa"/>
        <w:tblLayout w:type="fixed"/>
        <w:tblLook w:val="01E0" w:firstRow="1" w:lastRow="1" w:firstColumn="1" w:lastColumn="1" w:noHBand="0" w:noVBand="0"/>
      </w:tblPr>
      <w:tblGrid>
        <w:gridCol w:w="1014"/>
        <w:gridCol w:w="8966"/>
      </w:tblGrid>
      <w:tr w:rsidR="0072204F" w:rsidRPr="008629DC" w14:paraId="0B52298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6AA13D13"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6B0E51B"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72204F" w:rsidRPr="008629DC" w14:paraId="626A4FF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100F62" w14:textId="1AD632DA"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87B2DF" w14:textId="60E5EC60"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transmit each Renewal Event to the advisor</w:t>
            </w:r>
            <w:r w:rsidRPr="008629DC">
              <w:rPr>
                <w:rFonts w:ascii="Calibri" w:eastAsia="Calibri" w:hAnsi="Calibri" w:cs="Calibri"/>
              </w:rPr>
              <w:noBreakHyphen/>
              <w:t>facing tool through a standardized integration interface (API or message queue).</w:t>
            </w:r>
          </w:p>
          <w:p w14:paraId="052B1FA9" w14:textId="73B79201" w:rsidR="0072204F" w:rsidRPr="008629DC" w:rsidRDefault="0072204F" w:rsidP="003C7B60">
            <w:pPr>
              <w:spacing w:line="240" w:lineRule="auto"/>
              <w:contextualSpacing/>
              <w:rPr>
                <w:rFonts w:ascii="Calibri" w:eastAsia="Calibri" w:hAnsi="Calibri" w:cs="Calibri"/>
              </w:rPr>
            </w:pPr>
          </w:p>
        </w:tc>
      </w:tr>
      <w:tr w:rsidR="0072204F" w:rsidRPr="008629DC" w14:paraId="4AA26CC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61CDF2C" w14:textId="26698766"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0D844FD"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format Renewal Event data using IRI</w:t>
            </w:r>
            <w:r w:rsidRPr="008629DC">
              <w:rPr>
                <w:rFonts w:ascii="Calibri" w:eastAsia="Calibri" w:hAnsi="Calibri" w:cs="Calibri"/>
              </w:rPr>
              <w:noBreakHyphen/>
              <w:t>aligned or carrier</w:t>
            </w:r>
            <w:r w:rsidRPr="008629DC">
              <w:rPr>
                <w:rFonts w:ascii="Calibri" w:eastAsia="Calibri" w:hAnsi="Calibri" w:cs="Calibri"/>
              </w:rPr>
              <w:noBreakHyphen/>
              <w:t>approved data structures to ensure consistency across carriers.</w:t>
            </w:r>
          </w:p>
          <w:p w14:paraId="1CAA4193" w14:textId="77777777" w:rsidR="0072204F" w:rsidRPr="008629DC" w:rsidRDefault="0072204F" w:rsidP="003C7B60">
            <w:pPr>
              <w:spacing w:line="240" w:lineRule="auto"/>
              <w:contextualSpacing/>
              <w:rPr>
                <w:rFonts w:ascii="Calibri" w:eastAsia="Calibri" w:hAnsi="Calibri" w:cs="Calibri"/>
              </w:rPr>
            </w:pPr>
          </w:p>
        </w:tc>
      </w:tr>
      <w:tr w:rsidR="0072204F" w:rsidRPr="008629DC" w14:paraId="1E072B0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95B94CF" w14:textId="397C225B"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692D3A"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confirm that the advisor associated with the policy has authorization to view the client and the Renewal Event before surfacing any notification.</w:t>
            </w:r>
          </w:p>
          <w:p w14:paraId="5968A177" w14:textId="77777777" w:rsidR="0072204F" w:rsidRPr="008629DC" w:rsidRDefault="0072204F" w:rsidP="003C7B60">
            <w:pPr>
              <w:spacing w:line="240" w:lineRule="auto"/>
              <w:contextualSpacing/>
              <w:rPr>
                <w:rFonts w:ascii="Calibri" w:eastAsia="Calibri" w:hAnsi="Calibri" w:cs="Calibri"/>
              </w:rPr>
            </w:pPr>
          </w:p>
        </w:tc>
      </w:tr>
      <w:tr w:rsidR="0072204F" w:rsidRPr="008629DC" w14:paraId="1AFCDB9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9C5C51C" w14:textId="6A3ECFC7"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A8FB65B"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 xml:space="preserve">The system shall create an Advisor Alert record that includes: </w:t>
            </w:r>
          </w:p>
          <w:p w14:paraId="46537AC1" w14:textId="77777777" w:rsidR="0072204F" w:rsidRPr="008629DC" w:rsidRDefault="0072204F" w:rsidP="003C7B60">
            <w:pPr>
              <w:numPr>
                <w:ilvl w:val="0"/>
                <w:numId w:val="13"/>
              </w:numPr>
              <w:spacing w:line="240" w:lineRule="auto"/>
              <w:contextualSpacing/>
              <w:rPr>
                <w:rFonts w:ascii="Calibri" w:eastAsia="Calibri" w:hAnsi="Calibri" w:cs="Calibri"/>
              </w:rPr>
            </w:pPr>
            <w:r w:rsidRPr="008629DC">
              <w:rPr>
                <w:rFonts w:ascii="Calibri" w:eastAsia="Calibri" w:hAnsi="Calibri" w:cs="Calibri"/>
              </w:rPr>
              <w:t>Policy and contract identifiers</w:t>
            </w:r>
          </w:p>
          <w:p w14:paraId="0B9912B6" w14:textId="77777777" w:rsidR="0072204F" w:rsidRPr="008629DC" w:rsidRDefault="0072204F" w:rsidP="003C7B60">
            <w:pPr>
              <w:numPr>
                <w:ilvl w:val="0"/>
                <w:numId w:val="13"/>
              </w:numPr>
              <w:spacing w:line="240" w:lineRule="auto"/>
              <w:contextualSpacing/>
              <w:rPr>
                <w:rFonts w:ascii="Calibri" w:eastAsia="Calibri" w:hAnsi="Calibri" w:cs="Calibri"/>
              </w:rPr>
            </w:pPr>
            <w:r w:rsidRPr="008629DC">
              <w:rPr>
                <w:rFonts w:ascii="Calibri" w:eastAsia="Calibri" w:hAnsi="Calibri" w:cs="Calibri"/>
              </w:rPr>
              <w:t>Renewal date</w:t>
            </w:r>
          </w:p>
          <w:p w14:paraId="0A6F865E" w14:textId="77777777" w:rsidR="0072204F" w:rsidRPr="008629DC" w:rsidRDefault="0072204F" w:rsidP="003C7B60">
            <w:pPr>
              <w:numPr>
                <w:ilvl w:val="0"/>
                <w:numId w:val="13"/>
              </w:numPr>
              <w:spacing w:line="240" w:lineRule="auto"/>
              <w:contextualSpacing/>
              <w:rPr>
                <w:rFonts w:ascii="Calibri" w:eastAsia="Calibri" w:hAnsi="Calibri" w:cs="Calibri"/>
              </w:rPr>
            </w:pPr>
            <w:r w:rsidRPr="008629DC">
              <w:rPr>
                <w:rFonts w:ascii="Calibri" w:eastAsia="Calibri" w:hAnsi="Calibri" w:cs="Calibri"/>
              </w:rPr>
              <w:t>Current rate and renewal rate</w:t>
            </w:r>
          </w:p>
          <w:p w14:paraId="73828B1A" w14:textId="77777777" w:rsidR="0072204F" w:rsidRPr="008629DC" w:rsidRDefault="0072204F" w:rsidP="003C7B60">
            <w:pPr>
              <w:numPr>
                <w:ilvl w:val="0"/>
                <w:numId w:val="13"/>
              </w:numPr>
              <w:spacing w:line="240" w:lineRule="auto"/>
              <w:contextualSpacing/>
              <w:rPr>
                <w:rFonts w:ascii="Calibri" w:eastAsia="Calibri" w:hAnsi="Calibri" w:cs="Calibri"/>
              </w:rPr>
            </w:pPr>
            <w:r w:rsidRPr="008629DC">
              <w:rPr>
                <w:rFonts w:ascii="Calibri" w:eastAsia="Calibri" w:hAnsi="Calibri" w:cs="Calibri"/>
              </w:rPr>
              <w:t>Minimum rate flag (if applicable)</w:t>
            </w:r>
          </w:p>
          <w:p w14:paraId="721F652B" w14:textId="77777777" w:rsidR="0072204F" w:rsidRPr="008629DC" w:rsidRDefault="0072204F" w:rsidP="003C7B60">
            <w:pPr>
              <w:numPr>
                <w:ilvl w:val="0"/>
                <w:numId w:val="13"/>
              </w:numPr>
              <w:spacing w:line="240" w:lineRule="auto"/>
              <w:contextualSpacing/>
              <w:rPr>
                <w:rFonts w:ascii="Calibri" w:eastAsia="Calibri" w:hAnsi="Calibri" w:cs="Calibri"/>
              </w:rPr>
            </w:pPr>
            <w:r w:rsidRPr="008629DC">
              <w:rPr>
                <w:rFonts w:ascii="Calibri" w:eastAsia="Calibri" w:hAnsi="Calibri" w:cs="Calibri"/>
              </w:rPr>
              <w:t>Suitability or product</w:t>
            </w:r>
            <w:r w:rsidRPr="008629DC">
              <w:rPr>
                <w:rFonts w:ascii="Calibri" w:eastAsia="Calibri" w:hAnsi="Calibri" w:cs="Calibri"/>
              </w:rPr>
              <w:noBreakHyphen/>
              <w:t>specific indicators</w:t>
            </w:r>
          </w:p>
          <w:p w14:paraId="03276FE8" w14:textId="77777777" w:rsidR="0072204F" w:rsidRPr="008629DC" w:rsidRDefault="0072204F" w:rsidP="003C7B60">
            <w:pPr>
              <w:spacing w:line="240" w:lineRule="auto"/>
              <w:contextualSpacing/>
              <w:rPr>
                <w:rFonts w:ascii="Calibri" w:eastAsia="Calibri" w:hAnsi="Calibri" w:cs="Calibri"/>
              </w:rPr>
            </w:pPr>
          </w:p>
        </w:tc>
      </w:tr>
      <w:tr w:rsidR="0072204F" w:rsidRPr="008629DC" w14:paraId="30C8310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1B99E84" w14:textId="06B5F384"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E45216A"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queue the Advisor Alert to be displayed on the advisor’s next login or session refresh.</w:t>
            </w:r>
          </w:p>
          <w:p w14:paraId="6902F043" w14:textId="77777777" w:rsidR="0072204F" w:rsidRPr="008629DC" w:rsidRDefault="0072204F" w:rsidP="003C7B60">
            <w:pPr>
              <w:spacing w:line="240" w:lineRule="auto"/>
              <w:contextualSpacing/>
              <w:rPr>
                <w:rFonts w:ascii="Calibri" w:eastAsia="Calibri" w:hAnsi="Calibri" w:cs="Calibri"/>
              </w:rPr>
            </w:pPr>
          </w:p>
        </w:tc>
      </w:tr>
      <w:tr w:rsidR="0072204F" w:rsidRPr="008629DC" w14:paraId="366F6D6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849757" w14:textId="0D4BC9DA"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30C37C"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assign a priority level to the alert (e.g., “High Impact Renewal”) when specific risk factors are present, such as renewal at the guaranteed minimum rate.</w:t>
            </w:r>
          </w:p>
          <w:p w14:paraId="04AE86A0" w14:textId="77777777" w:rsidR="0072204F" w:rsidRPr="008629DC" w:rsidRDefault="0072204F" w:rsidP="003C7B60">
            <w:pPr>
              <w:spacing w:line="240" w:lineRule="auto"/>
              <w:contextualSpacing/>
              <w:rPr>
                <w:rFonts w:ascii="Calibri" w:eastAsia="Calibri" w:hAnsi="Calibri" w:cs="Calibri"/>
              </w:rPr>
            </w:pPr>
          </w:p>
        </w:tc>
      </w:tr>
      <w:tr w:rsidR="0072204F" w:rsidRPr="008629DC" w14:paraId="52F053E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019245" w14:textId="2F8B5AD5"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D3A666B"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log the creation, processing, and transmission of each Advisor Alert for auditing and compliance purposes.</w:t>
            </w:r>
          </w:p>
          <w:p w14:paraId="6E55216D" w14:textId="0A31B611" w:rsidR="0072204F" w:rsidRPr="008629DC" w:rsidRDefault="0072204F" w:rsidP="003C7B60">
            <w:pPr>
              <w:spacing w:line="240" w:lineRule="auto"/>
              <w:contextualSpacing/>
              <w:rPr>
                <w:rFonts w:ascii="Calibri" w:eastAsia="Calibri" w:hAnsi="Calibri" w:cs="Calibri"/>
              </w:rPr>
            </w:pPr>
          </w:p>
        </w:tc>
      </w:tr>
      <w:tr w:rsidR="0072204F" w:rsidRPr="008629DC" w14:paraId="556B232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C2601E" w14:textId="10285E6B"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3.08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F0DABB" w14:textId="77777777" w:rsidR="0072204F" w:rsidRPr="008629DC" w:rsidRDefault="0072204F" w:rsidP="003C7B60">
            <w:pPr>
              <w:spacing w:line="240" w:lineRule="auto"/>
              <w:contextualSpacing/>
              <w:rPr>
                <w:rFonts w:ascii="Calibri" w:eastAsia="Calibri" w:hAnsi="Calibri" w:cs="Calibri"/>
              </w:rPr>
            </w:pPr>
            <w:r w:rsidRPr="008629DC">
              <w:rPr>
                <w:rFonts w:ascii="Calibri" w:eastAsia="Calibri" w:hAnsi="Calibri" w:cs="Calibri"/>
              </w:rPr>
              <w:t>The system shall flag and log any transmission failures and shall retry based on system</w:t>
            </w:r>
            <w:r w:rsidRPr="008629DC">
              <w:rPr>
                <w:rFonts w:ascii="Calibri" w:eastAsia="Calibri" w:hAnsi="Calibri" w:cs="Calibri"/>
              </w:rPr>
              <w:noBreakHyphen/>
              <w:t>defined retry rules.</w:t>
            </w:r>
          </w:p>
          <w:p w14:paraId="28EE34C5" w14:textId="77777777" w:rsidR="0072204F" w:rsidRPr="008629DC" w:rsidRDefault="0072204F" w:rsidP="003C7B60">
            <w:pPr>
              <w:spacing w:line="240" w:lineRule="auto"/>
              <w:contextualSpacing/>
              <w:rPr>
                <w:rFonts w:ascii="Calibri" w:eastAsia="Calibri" w:hAnsi="Calibri" w:cs="Calibri"/>
              </w:rPr>
            </w:pPr>
          </w:p>
        </w:tc>
      </w:tr>
    </w:tbl>
    <w:p w14:paraId="1AC4C5CC" w14:textId="58FBBA72" w:rsidR="0072204F" w:rsidRPr="008629DC" w:rsidRDefault="0072204F"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80" w:name="_Toc221563769"/>
      <w:r w:rsidRPr="008629DC">
        <w:rPr>
          <w:rFonts w:ascii="Calibri" w:eastAsia="Calibri" w:hAnsi="Calibri" w:cs="Calibri"/>
          <w:b/>
          <w:bCs/>
          <w:color w:val="0000FF"/>
          <w:sz w:val="24"/>
          <w:szCs w:val="24"/>
          <w:u w:val="single"/>
        </w:rPr>
        <w:t>Advisor is Alerted/Advisor Views the Alert</w:t>
      </w:r>
      <w:bookmarkEnd w:id="80"/>
    </w:p>
    <w:tbl>
      <w:tblPr>
        <w:tblW w:w="9980" w:type="dxa"/>
        <w:tblLayout w:type="fixed"/>
        <w:tblLook w:val="01E0" w:firstRow="1" w:lastRow="1" w:firstColumn="1" w:lastColumn="1" w:noHBand="0" w:noVBand="0"/>
      </w:tblPr>
      <w:tblGrid>
        <w:gridCol w:w="1014"/>
        <w:gridCol w:w="8966"/>
      </w:tblGrid>
      <w:tr w:rsidR="0072204F" w:rsidRPr="008629DC" w14:paraId="4356F3E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09E4F53C"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FA0B545"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72204F" w:rsidRPr="008629DC" w14:paraId="399ADC11"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D8BF75" w14:textId="09102568"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lastRenderedPageBreak/>
              <w:t>4.01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84F4EDC" w14:textId="77777777"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display an alert to the advisor at login or session refresh when a Renewal Event exists and the advisor is authorized to view it. </w:t>
            </w:r>
          </w:p>
          <w:p w14:paraId="2F21AA9C" w14:textId="16C6C804" w:rsidR="0072204F" w:rsidRPr="008629DC" w:rsidRDefault="0072204F" w:rsidP="003C7B60">
            <w:pPr>
              <w:spacing w:line="240" w:lineRule="auto"/>
              <w:contextualSpacing/>
              <w:rPr>
                <w:rFonts w:ascii="Calibri" w:eastAsia="Calibri" w:hAnsi="Calibri" w:cs="Calibri"/>
              </w:rPr>
            </w:pPr>
          </w:p>
        </w:tc>
      </w:tr>
      <w:tr w:rsidR="0072204F" w:rsidRPr="008629DC" w14:paraId="17B532FA"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00B6FA" w14:textId="4B77B935"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22F4E57" w14:textId="77777777"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present key alert details at-a-glance, including policy identifier, client/owner name, renewal date, current rate, renewal rate, and a minimum-rate flag if applicable. </w:t>
            </w:r>
          </w:p>
          <w:p w14:paraId="517885E3" w14:textId="532B8E97" w:rsidR="0072204F" w:rsidRPr="008629DC" w:rsidRDefault="0072204F" w:rsidP="003C7B60">
            <w:pPr>
              <w:spacing w:line="240" w:lineRule="auto"/>
              <w:contextualSpacing/>
              <w:rPr>
                <w:rFonts w:ascii="Calibri" w:eastAsia="Calibri" w:hAnsi="Calibri" w:cs="Calibri"/>
              </w:rPr>
            </w:pPr>
          </w:p>
        </w:tc>
      </w:tr>
      <w:tr w:rsidR="0072204F" w:rsidRPr="008629DC" w14:paraId="2F6CD6A2"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917210" w14:textId="4B090975"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B209F14" w14:textId="5F375EC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show the alert priority (e.g., High, Medium, Low) and visually distinguish higher priority alerts from standard alerts. </w:t>
            </w:r>
          </w:p>
          <w:p w14:paraId="06D18876" w14:textId="5A9DCF5B" w:rsidR="0072204F" w:rsidRPr="008629DC" w:rsidRDefault="0072204F" w:rsidP="003C7B60">
            <w:pPr>
              <w:spacing w:line="240" w:lineRule="auto"/>
              <w:contextualSpacing/>
              <w:rPr>
                <w:rFonts w:ascii="Calibri" w:eastAsia="Calibri" w:hAnsi="Calibri" w:cs="Calibri"/>
              </w:rPr>
            </w:pPr>
          </w:p>
        </w:tc>
      </w:tr>
      <w:tr w:rsidR="0072204F" w:rsidRPr="008629DC" w14:paraId="59452F05"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4CD50A6" w14:textId="34BCBA3A"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AEC21CB" w14:textId="3C6C7CD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allow the advisor to open the alert to view a detailed panel with full policy context and next-step actions. </w:t>
            </w:r>
          </w:p>
          <w:p w14:paraId="139BC0EE" w14:textId="7328B930" w:rsidR="0072204F" w:rsidRPr="008629DC" w:rsidRDefault="0072204F" w:rsidP="003C7B60">
            <w:pPr>
              <w:spacing w:line="240" w:lineRule="auto"/>
              <w:contextualSpacing/>
              <w:rPr>
                <w:rFonts w:ascii="Calibri" w:eastAsia="Calibri" w:hAnsi="Calibri" w:cs="Calibri"/>
              </w:rPr>
            </w:pPr>
          </w:p>
        </w:tc>
      </w:tr>
      <w:tr w:rsidR="0072204F" w:rsidRPr="008629DC" w14:paraId="088882F0"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B1BF84" w14:textId="47410C0D"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DF039D3" w14:textId="73D9BAA3"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provide actions within the alert detail to review options, dismiss, snooze, or assign/follow-up as a task. </w:t>
            </w:r>
          </w:p>
          <w:p w14:paraId="6E0D1FC4" w14:textId="7C554C30" w:rsidR="0072204F" w:rsidRPr="008629DC" w:rsidRDefault="0072204F" w:rsidP="003C7B60">
            <w:pPr>
              <w:spacing w:line="240" w:lineRule="auto"/>
              <w:contextualSpacing/>
              <w:rPr>
                <w:rFonts w:ascii="Calibri" w:eastAsia="Calibri" w:hAnsi="Calibri" w:cs="Calibri"/>
              </w:rPr>
            </w:pPr>
          </w:p>
        </w:tc>
      </w:tr>
      <w:tr w:rsidR="0072204F" w:rsidRPr="008629DC" w14:paraId="013695BD"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0847C84" w14:textId="2578256B"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5FA15C2" w14:textId="57EF5F6A"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require a reason code and optional comment when dismissing an alert, for </w:t>
            </w:r>
            <w:r w:rsidR="00195F87" w:rsidRPr="008629DC">
              <w:rPr>
                <w:rFonts w:ascii="Calibri" w:hAnsi="Calibri" w:cs="Calibri"/>
              </w:rPr>
              <w:t>tracking</w:t>
            </w:r>
            <w:r w:rsidRPr="008629DC">
              <w:rPr>
                <w:rFonts w:ascii="Calibri" w:hAnsi="Calibri" w:cs="Calibri"/>
              </w:rPr>
              <w:t xml:space="preserve"> purposes. </w:t>
            </w:r>
          </w:p>
          <w:p w14:paraId="75A97691" w14:textId="6F58C10D" w:rsidR="0072204F" w:rsidRPr="008629DC" w:rsidRDefault="0072204F" w:rsidP="003C7B60">
            <w:pPr>
              <w:spacing w:line="240" w:lineRule="auto"/>
              <w:contextualSpacing/>
              <w:rPr>
                <w:rFonts w:ascii="Calibri" w:eastAsia="Calibri" w:hAnsi="Calibri" w:cs="Calibri"/>
              </w:rPr>
            </w:pPr>
          </w:p>
        </w:tc>
      </w:tr>
      <w:tr w:rsidR="0072204F" w:rsidRPr="008629DC" w14:paraId="60F2F373"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B3E0008" w14:textId="0D40336B"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E9F0076" w14:textId="654C6EA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allow the advisor to snooze an alert to a selectable future date/time within configurable business rules (e.g., 3, 7, 14 days). </w:t>
            </w:r>
          </w:p>
          <w:p w14:paraId="24941B95" w14:textId="3AF2F40D" w:rsidR="0072204F" w:rsidRPr="008629DC" w:rsidRDefault="0072204F" w:rsidP="003C7B60">
            <w:pPr>
              <w:spacing w:line="240" w:lineRule="auto"/>
              <w:contextualSpacing/>
              <w:rPr>
                <w:rFonts w:ascii="Calibri" w:eastAsia="Calibri" w:hAnsi="Calibri" w:cs="Calibri"/>
              </w:rPr>
            </w:pPr>
          </w:p>
        </w:tc>
      </w:tr>
      <w:tr w:rsidR="0072204F" w:rsidRPr="008629DC" w14:paraId="0DEB157C"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E1A22B2" w14:textId="73015687"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CAAC964" w14:textId="761F2352"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record alert interactions (viewed, opened, snoozed, dismissed, assigned) with timestamps and advisor identity for audit. </w:t>
            </w:r>
          </w:p>
          <w:p w14:paraId="1BB1C54F" w14:textId="158978F5" w:rsidR="0072204F" w:rsidRPr="008629DC" w:rsidRDefault="0072204F" w:rsidP="003C7B60">
            <w:pPr>
              <w:spacing w:line="240" w:lineRule="auto"/>
              <w:contextualSpacing/>
              <w:rPr>
                <w:rFonts w:ascii="Calibri" w:eastAsia="Calibri" w:hAnsi="Calibri" w:cs="Calibri"/>
              </w:rPr>
            </w:pPr>
          </w:p>
        </w:tc>
      </w:tr>
      <w:tr w:rsidR="0072204F" w:rsidRPr="008629DC" w14:paraId="4F334CC6"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6F1C11" w14:textId="15615DE6"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3882848" w14:textId="461D53A2"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throttle duplicate alerts for the same policy and renewal event to avoid alert fatigue, while still surfacing material changes (e.g., updated renewal rate). </w:t>
            </w:r>
          </w:p>
          <w:p w14:paraId="5194A964" w14:textId="55F20780" w:rsidR="0072204F" w:rsidRPr="008629DC" w:rsidRDefault="0072204F" w:rsidP="003C7B60">
            <w:pPr>
              <w:spacing w:line="240" w:lineRule="auto"/>
              <w:contextualSpacing/>
              <w:rPr>
                <w:rFonts w:ascii="Calibri" w:eastAsia="Calibri" w:hAnsi="Calibri" w:cs="Calibri"/>
              </w:rPr>
            </w:pPr>
          </w:p>
        </w:tc>
      </w:tr>
      <w:tr w:rsidR="0072204F" w:rsidRPr="008629DC" w14:paraId="6756BAD3"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7E59B17" w14:textId="73794B99"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41AD8F9" w14:textId="2033144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update the alert state in real time across advisor sessions to prevent conflicting actions (e.g., a dismissed alert should not reappear unless resurrected by updated data). </w:t>
            </w:r>
          </w:p>
          <w:p w14:paraId="7E7B9D84" w14:textId="411691B1" w:rsidR="0072204F" w:rsidRPr="008629DC" w:rsidRDefault="0072204F" w:rsidP="003C7B60">
            <w:pPr>
              <w:spacing w:line="240" w:lineRule="auto"/>
              <w:contextualSpacing/>
              <w:rPr>
                <w:rFonts w:ascii="Calibri" w:eastAsia="Calibri" w:hAnsi="Calibri" w:cs="Calibri"/>
              </w:rPr>
            </w:pPr>
          </w:p>
        </w:tc>
      </w:tr>
      <w:tr w:rsidR="0072204F" w:rsidRPr="008629DC" w14:paraId="5B1BEC49"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9AF9EDA" w14:textId="56A98419"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CB801B8" w14:textId="777692CC"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surface eligibility indicators and data exceptions inline on the alert detail when they impact downstream workflows (e.g., missing renewal rate blocks comparisons). </w:t>
            </w:r>
          </w:p>
          <w:p w14:paraId="316DC499" w14:textId="19E00520" w:rsidR="0072204F" w:rsidRPr="008629DC" w:rsidRDefault="0072204F" w:rsidP="003C7B60">
            <w:pPr>
              <w:spacing w:line="240" w:lineRule="auto"/>
              <w:contextualSpacing/>
              <w:rPr>
                <w:rFonts w:ascii="Calibri" w:eastAsia="Calibri" w:hAnsi="Calibri" w:cs="Calibri"/>
              </w:rPr>
            </w:pPr>
          </w:p>
        </w:tc>
      </w:tr>
      <w:tr w:rsidR="0072204F" w:rsidRPr="008629DC" w14:paraId="5BAD0318"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08900F" w14:textId="649B16B5"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FDA17DA" w14:textId="2EBE70F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make alerts searchable and filterable by client, policy, carrier, renewal date window, and priority. </w:t>
            </w:r>
          </w:p>
          <w:p w14:paraId="558B4A44" w14:textId="7AE02FD6" w:rsidR="0072204F" w:rsidRPr="008629DC" w:rsidRDefault="0072204F" w:rsidP="003C7B60">
            <w:pPr>
              <w:spacing w:line="240" w:lineRule="auto"/>
              <w:contextualSpacing/>
              <w:rPr>
                <w:rFonts w:ascii="Calibri" w:eastAsia="Calibri" w:hAnsi="Calibri" w:cs="Calibri"/>
              </w:rPr>
            </w:pPr>
          </w:p>
        </w:tc>
      </w:tr>
      <w:tr w:rsidR="0072204F" w:rsidRPr="008629DC" w14:paraId="6BDFB086"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4A5BF5A" w14:textId="543313BE"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B5B81A2" w14:textId="28289C6D"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paginate or virtualize alert lists to maintain performance at scale without degrading load time. </w:t>
            </w:r>
          </w:p>
          <w:p w14:paraId="35AA933F" w14:textId="0598179C" w:rsidR="0072204F" w:rsidRPr="008629DC" w:rsidRDefault="0072204F" w:rsidP="003C7B60">
            <w:pPr>
              <w:spacing w:line="240" w:lineRule="auto"/>
              <w:contextualSpacing/>
              <w:rPr>
                <w:rFonts w:ascii="Calibri" w:eastAsia="Calibri" w:hAnsi="Calibri" w:cs="Calibri"/>
              </w:rPr>
            </w:pPr>
          </w:p>
        </w:tc>
      </w:tr>
      <w:tr w:rsidR="0072204F" w:rsidRPr="008629DC" w14:paraId="76DEF1FD"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F3C0CE" w14:textId="23206E52"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lastRenderedPageBreak/>
              <w:t>4.14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E2F3260" w14:textId="27E4C8FF"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degrade gracefully when some alert data is unavailable by showing a clear “data exception” banner with the impacted fields. </w:t>
            </w:r>
          </w:p>
          <w:p w14:paraId="29387B4D" w14:textId="36CE80AF" w:rsidR="0072204F" w:rsidRPr="008629DC" w:rsidRDefault="0072204F" w:rsidP="003C7B60">
            <w:pPr>
              <w:spacing w:line="240" w:lineRule="auto"/>
              <w:contextualSpacing/>
              <w:rPr>
                <w:rFonts w:ascii="Calibri" w:eastAsia="Calibri" w:hAnsi="Calibri" w:cs="Calibri"/>
              </w:rPr>
            </w:pPr>
          </w:p>
        </w:tc>
      </w:tr>
      <w:tr w:rsidR="0072204F" w:rsidRPr="008629DC" w14:paraId="761AA68B"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19E0DB" w14:textId="7A50461A"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80FCA99" w14:textId="4980678D"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localize alert labels, dates, and currency formats based on the advisor’s locale settings. </w:t>
            </w:r>
          </w:p>
          <w:p w14:paraId="57D3DEE4" w14:textId="2B2B7837" w:rsidR="0072204F" w:rsidRPr="008629DC" w:rsidRDefault="0072204F" w:rsidP="003C7B60">
            <w:pPr>
              <w:spacing w:line="240" w:lineRule="auto"/>
              <w:contextualSpacing/>
              <w:rPr>
                <w:rFonts w:ascii="Calibri" w:eastAsia="Calibri" w:hAnsi="Calibri" w:cs="Calibri"/>
              </w:rPr>
            </w:pPr>
          </w:p>
        </w:tc>
      </w:tr>
      <w:tr w:rsidR="0072204F" w:rsidRPr="008629DC" w14:paraId="3EED6C8A"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A81072" w14:textId="190B4581"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B92934C" w14:textId="7CF4722A"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provide a direct link from the alert to the policy’s full summary page for deeper review. </w:t>
            </w:r>
          </w:p>
          <w:p w14:paraId="398BB00B" w14:textId="171E66CB" w:rsidR="0072204F" w:rsidRPr="008629DC" w:rsidRDefault="0072204F" w:rsidP="003C7B60">
            <w:pPr>
              <w:spacing w:line="240" w:lineRule="auto"/>
              <w:contextualSpacing/>
              <w:rPr>
                <w:rFonts w:ascii="Calibri" w:eastAsia="Calibri" w:hAnsi="Calibri" w:cs="Calibri"/>
              </w:rPr>
            </w:pPr>
          </w:p>
        </w:tc>
      </w:tr>
      <w:tr w:rsidR="0072204F" w:rsidRPr="008629DC" w14:paraId="652E263D"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473D1DC" w14:textId="2D9D1171"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A032E91" w14:textId="33B94721" w:rsidR="0072204F" w:rsidRPr="008629DC" w:rsidRDefault="0072204F" w:rsidP="003C7B60">
            <w:pPr>
              <w:spacing w:line="240" w:lineRule="auto"/>
              <w:contextualSpacing/>
              <w:rPr>
                <w:rFonts w:ascii="Calibri" w:hAnsi="Calibri" w:cs="Calibri"/>
              </w:rPr>
            </w:pPr>
            <w:r w:rsidRPr="008629DC">
              <w:rPr>
                <w:rFonts w:ascii="Calibri" w:hAnsi="Calibri" w:cs="Calibri"/>
              </w:rPr>
              <w:t xml:space="preserve">The system shall persist alert state in a way that survives browser/device changes for the same advisor identity. </w:t>
            </w:r>
          </w:p>
          <w:p w14:paraId="5A46B22C" w14:textId="045A3312" w:rsidR="0072204F" w:rsidRPr="008629DC" w:rsidRDefault="0072204F" w:rsidP="003C7B60">
            <w:pPr>
              <w:spacing w:line="240" w:lineRule="auto"/>
              <w:contextualSpacing/>
              <w:rPr>
                <w:rFonts w:ascii="Calibri" w:eastAsia="Calibri" w:hAnsi="Calibri" w:cs="Calibri"/>
              </w:rPr>
            </w:pPr>
          </w:p>
        </w:tc>
      </w:tr>
      <w:tr w:rsidR="0072204F" w:rsidRPr="008629DC" w14:paraId="316AFF7E" w14:textId="77777777" w:rsidTr="002F1B90">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3292AE7" w14:textId="29D9D443" w:rsidR="0072204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4.18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4FD0380" w14:textId="4C0CDA65" w:rsidR="0072204F" w:rsidRPr="008629DC" w:rsidRDefault="0072204F" w:rsidP="003C7B60">
            <w:pPr>
              <w:spacing w:line="240" w:lineRule="auto"/>
              <w:contextualSpacing/>
              <w:rPr>
                <w:rFonts w:ascii="Calibri" w:hAnsi="Calibri" w:cs="Calibri"/>
              </w:rPr>
            </w:pPr>
            <w:r w:rsidRPr="008629DC">
              <w:rPr>
                <w:rFonts w:ascii="Calibri" w:hAnsi="Calibri" w:cs="Calibri"/>
              </w:rPr>
              <w:t>The system shall support configuration of the default alert sorting (e.g., priority desc, renewal date asc) at the firm level.</w:t>
            </w:r>
          </w:p>
          <w:p w14:paraId="0D5FDB41" w14:textId="1365EB4B" w:rsidR="0072204F" w:rsidRPr="008629DC" w:rsidRDefault="0072204F" w:rsidP="003C7B60">
            <w:pPr>
              <w:spacing w:line="240" w:lineRule="auto"/>
              <w:contextualSpacing/>
              <w:rPr>
                <w:rFonts w:ascii="Calibri" w:eastAsia="Calibri" w:hAnsi="Calibri" w:cs="Calibri"/>
              </w:rPr>
            </w:pPr>
          </w:p>
        </w:tc>
      </w:tr>
    </w:tbl>
    <w:p w14:paraId="78DF086B" w14:textId="5DFC68FF" w:rsidR="0072204F" w:rsidRPr="008629DC" w:rsidRDefault="00153680"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81" w:name="_Toc221563770"/>
      <w:r w:rsidRPr="008629DC">
        <w:rPr>
          <w:rFonts w:ascii="Calibri" w:eastAsia="Calibri" w:hAnsi="Calibri" w:cs="Calibri"/>
          <w:b/>
          <w:bCs/>
          <w:color w:val="0000FF"/>
          <w:sz w:val="24"/>
          <w:szCs w:val="24"/>
          <w:u w:val="single"/>
        </w:rPr>
        <w:t xml:space="preserve">Option </w:t>
      </w:r>
      <w:commentRangeStart w:id="82"/>
      <w:r w:rsidRPr="008629DC">
        <w:rPr>
          <w:rFonts w:ascii="Calibri" w:eastAsia="Calibri" w:hAnsi="Calibri" w:cs="Calibri"/>
          <w:b/>
          <w:bCs/>
          <w:color w:val="0000FF"/>
          <w:sz w:val="24"/>
          <w:szCs w:val="24"/>
          <w:u w:val="single"/>
        </w:rPr>
        <w:t>Presentation</w:t>
      </w:r>
      <w:bookmarkEnd w:id="81"/>
      <w:commentRangeEnd w:id="82"/>
      <w:r w:rsidR="000F4403" w:rsidRPr="008629DC">
        <w:rPr>
          <w:rStyle w:val="CommentReference"/>
          <w:rFonts w:ascii="Calibri" w:eastAsia="Calibri" w:hAnsi="Calibri" w:cs="Calibri"/>
          <w:b/>
          <w:bCs/>
          <w:color w:val="0000FF"/>
          <w:sz w:val="24"/>
          <w:szCs w:val="24"/>
          <w:u w:val="single"/>
        </w:rPr>
        <w:commentReference w:id="82"/>
      </w:r>
    </w:p>
    <w:tbl>
      <w:tblPr>
        <w:tblW w:w="9980" w:type="dxa"/>
        <w:tblLayout w:type="fixed"/>
        <w:tblLook w:val="01E0" w:firstRow="1" w:lastRow="1" w:firstColumn="1" w:lastColumn="1" w:noHBand="0" w:noVBand="0"/>
      </w:tblPr>
      <w:tblGrid>
        <w:gridCol w:w="1014"/>
        <w:gridCol w:w="8966"/>
      </w:tblGrid>
      <w:tr w:rsidR="0072204F" w:rsidRPr="008629DC" w14:paraId="0D5FB00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1F52F652"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CC06E99" w14:textId="77777777" w:rsidR="0072204F" w:rsidRPr="008629DC" w:rsidRDefault="0072204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153680" w:rsidRPr="008629DC" w14:paraId="71BDD0D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AF0210F" w14:textId="4A647405"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A55241D" w14:textId="77777777"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display the existing policy’s renewal details when the advisor </w:t>
            </w:r>
            <w:commentRangeStart w:id="83"/>
            <w:r w:rsidRPr="008629DC">
              <w:rPr>
                <w:rFonts w:ascii="Calibri" w:hAnsi="Calibri" w:cs="Calibri"/>
              </w:rPr>
              <w:t xml:space="preserve">opens </w:t>
            </w:r>
            <w:commentRangeEnd w:id="83"/>
            <w:r w:rsidR="006A74DB" w:rsidRPr="008629DC">
              <w:rPr>
                <w:rStyle w:val="CommentReference"/>
                <w:rFonts w:ascii="Calibri" w:hAnsi="Calibri" w:cs="Calibri"/>
                <w:sz w:val="24"/>
              </w:rPr>
              <w:commentReference w:id="83"/>
            </w:r>
            <w:r w:rsidRPr="008629DC">
              <w:rPr>
                <w:rFonts w:ascii="Calibri" w:hAnsi="Calibri" w:cs="Calibri"/>
              </w:rPr>
              <w:t xml:space="preserve">the alert, including renewal date, renewal rate, credited rate, and guaranteed minimum rate. </w:t>
            </w:r>
          </w:p>
          <w:p w14:paraId="46B03A6A" w14:textId="0D9C3505" w:rsidR="00153680" w:rsidRPr="008629DC" w:rsidRDefault="00153680" w:rsidP="003C7B60">
            <w:pPr>
              <w:spacing w:line="240" w:lineRule="auto"/>
              <w:contextualSpacing/>
              <w:rPr>
                <w:rFonts w:ascii="Calibri" w:eastAsia="Calibri" w:hAnsi="Calibri" w:cs="Calibri"/>
              </w:rPr>
            </w:pPr>
          </w:p>
        </w:tc>
      </w:tr>
      <w:tr w:rsidR="00153680" w:rsidRPr="008629DC" w14:paraId="10644AA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50968E" w14:textId="073C6561"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988AE19" w14:textId="482ABF07"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present a clear summary of the policy’s features, benefits, riders, and any limitations relevant to the renewal decision. </w:t>
            </w:r>
          </w:p>
          <w:p w14:paraId="03AC9F34" w14:textId="603F6BDF" w:rsidR="00153680" w:rsidRPr="008629DC" w:rsidRDefault="00153680" w:rsidP="003C7B60">
            <w:pPr>
              <w:spacing w:line="240" w:lineRule="auto"/>
              <w:contextualSpacing/>
              <w:rPr>
                <w:rFonts w:ascii="Calibri" w:eastAsia="Calibri" w:hAnsi="Calibri" w:cs="Calibri"/>
              </w:rPr>
            </w:pPr>
          </w:p>
        </w:tc>
      </w:tr>
      <w:tr w:rsidR="00153680" w:rsidRPr="008629DC" w14:paraId="75E0535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A4CBA7" w14:textId="74032E08"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8550C7B" w14:textId="434D43FE"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retrieve and display eligible alternative products based on client profile, advisor licensing, carrier availability, and suitability rules. </w:t>
            </w:r>
          </w:p>
          <w:p w14:paraId="3925B011" w14:textId="7C1A342F" w:rsidR="00153680" w:rsidRPr="008629DC" w:rsidRDefault="00153680" w:rsidP="003C7B60">
            <w:pPr>
              <w:spacing w:line="240" w:lineRule="auto"/>
              <w:contextualSpacing/>
              <w:rPr>
                <w:rFonts w:ascii="Calibri" w:eastAsia="Calibri" w:hAnsi="Calibri" w:cs="Calibri"/>
              </w:rPr>
            </w:pPr>
          </w:p>
        </w:tc>
      </w:tr>
      <w:tr w:rsidR="00153680" w:rsidRPr="008629DC" w14:paraId="1025BE7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5588220" w14:textId="09D2CA28"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CD6CB66" w14:textId="020702B6"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filter out products that do not meet basic suitability or best</w:t>
            </w:r>
            <w:r w:rsidRPr="008629DC">
              <w:rPr>
                <w:rFonts w:ascii="Calibri" w:hAnsi="Calibri" w:cs="Calibri"/>
              </w:rPr>
              <w:noBreakHyphen/>
              <w:t xml:space="preserve">interest criteria before presenting them to the advisor. </w:t>
            </w:r>
          </w:p>
          <w:p w14:paraId="2F84AE76" w14:textId="1450D7AD" w:rsidR="00153680" w:rsidRPr="008629DC" w:rsidRDefault="00153680" w:rsidP="003C7B60">
            <w:pPr>
              <w:spacing w:line="240" w:lineRule="auto"/>
              <w:contextualSpacing/>
              <w:rPr>
                <w:rFonts w:ascii="Calibri" w:eastAsia="Calibri" w:hAnsi="Calibri" w:cs="Calibri"/>
              </w:rPr>
            </w:pPr>
          </w:p>
        </w:tc>
      </w:tr>
      <w:tr w:rsidR="00153680" w:rsidRPr="008629DC" w14:paraId="432DA5D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5316C87" w14:textId="396C8D14"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A85554A" w14:textId="604E0E7B"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provide a side</w:t>
            </w:r>
            <w:r w:rsidRPr="008629DC">
              <w:rPr>
                <w:rFonts w:ascii="Calibri" w:hAnsi="Calibri" w:cs="Calibri"/>
              </w:rPr>
              <w:noBreakHyphen/>
              <w:t>by</w:t>
            </w:r>
            <w:r w:rsidRPr="008629DC">
              <w:rPr>
                <w:rFonts w:ascii="Calibri" w:hAnsi="Calibri" w:cs="Calibri"/>
              </w:rPr>
              <w:noBreakHyphen/>
              <w:t xml:space="preserve">side comparison between the existing policy and eligible alternatives, including rates, surrender terms, features, riders, bonuses, and other key attributes. </w:t>
            </w:r>
          </w:p>
          <w:p w14:paraId="141D4D5D" w14:textId="7C6ED133" w:rsidR="00153680" w:rsidRPr="008629DC" w:rsidRDefault="00153680" w:rsidP="003C7B60">
            <w:pPr>
              <w:spacing w:line="240" w:lineRule="auto"/>
              <w:contextualSpacing/>
              <w:rPr>
                <w:rFonts w:ascii="Calibri" w:eastAsia="Calibri" w:hAnsi="Calibri" w:cs="Calibri"/>
              </w:rPr>
            </w:pPr>
          </w:p>
        </w:tc>
      </w:tr>
      <w:tr w:rsidR="00153680" w:rsidRPr="008629DC" w14:paraId="7902470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D86BADD" w14:textId="7B20EBB1"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D36E509" w14:textId="1C572446"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w:t>
            </w:r>
            <w:commentRangeStart w:id="84"/>
            <w:r w:rsidRPr="008629DC">
              <w:rPr>
                <w:rFonts w:ascii="Calibri" w:hAnsi="Calibri" w:cs="Calibri"/>
              </w:rPr>
              <w:t xml:space="preserve">shall highlight material differences between the existing annuity and each alternative (e.g., higher rate, loss of benefits, liquidity changes). </w:t>
            </w:r>
            <w:commentRangeEnd w:id="84"/>
            <w:r w:rsidR="006B1A54" w:rsidRPr="008629DC">
              <w:rPr>
                <w:rStyle w:val="CommentReference"/>
                <w:rFonts w:ascii="Calibri" w:hAnsi="Calibri" w:cs="Calibri"/>
                <w:sz w:val="24"/>
              </w:rPr>
              <w:commentReference w:id="84"/>
            </w:r>
          </w:p>
          <w:p w14:paraId="14BB85A2" w14:textId="425C8B10" w:rsidR="00153680" w:rsidRPr="008629DC" w:rsidRDefault="00153680" w:rsidP="003C7B60">
            <w:pPr>
              <w:spacing w:line="240" w:lineRule="auto"/>
              <w:contextualSpacing/>
              <w:rPr>
                <w:rFonts w:ascii="Calibri" w:eastAsia="Calibri" w:hAnsi="Calibri" w:cs="Calibri"/>
              </w:rPr>
            </w:pPr>
          </w:p>
        </w:tc>
      </w:tr>
      <w:tr w:rsidR="00153680" w:rsidRPr="008629DC" w14:paraId="7F6CCC4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53588E" w14:textId="79834D6E"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406DCA1" w14:textId="77777777"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clearly indicate whether each option is renewal, replacement, or another transaction type and surface any associated rules or restrictions. </w:t>
            </w:r>
          </w:p>
          <w:p w14:paraId="40791022" w14:textId="6166A105" w:rsidR="00153680" w:rsidRPr="008629DC" w:rsidRDefault="00153680" w:rsidP="003C7B60">
            <w:pPr>
              <w:spacing w:line="240" w:lineRule="auto"/>
              <w:contextualSpacing/>
              <w:rPr>
                <w:rFonts w:ascii="Calibri" w:eastAsia="Calibri" w:hAnsi="Calibri" w:cs="Calibri"/>
              </w:rPr>
            </w:pPr>
          </w:p>
        </w:tc>
      </w:tr>
      <w:tr w:rsidR="00153680" w:rsidRPr="008629DC" w14:paraId="532F50F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2A779CD" w14:textId="257F6CB2"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4729F2B" w14:textId="725961F0"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show any required disclosures, compliance notes, or carrier</w:t>
            </w:r>
            <w:r w:rsidRPr="008629DC">
              <w:rPr>
                <w:rFonts w:ascii="Calibri" w:hAnsi="Calibri" w:cs="Calibri"/>
              </w:rPr>
              <w:noBreakHyphen/>
              <w:t xml:space="preserve">specific instructions tied to renewal or replacement decisions. </w:t>
            </w:r>
          </w:p>
          <w:p w14:paraId="4DF88C68" w14:textId="5329F72B" w:rsidR="00153680" w:rsidRPr="008629DC" w:rsidRDefault="00153680" w:rsidP="003C7B60">
            <w:pPr>
              <w:spacing w:line="240" w:lineRule="auto"/>
              <w:contextualSpacing/>
              <w:rPr>
                <w:rFonts w:ascii="Calibri" w:eastAsia="Calibri" w:hAnsi="Calibri" w:cs="Calibri"/>
              </w:rPr>
            </w:pPr>
          </w:p>
        </w:tc>
      </w:tr>
      <w:tr w:rsidR="00153680" w:rsidRPr="008629DC" w14:paraId="751C498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652C1B" w14:textId="4A5714EE"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lastRenderedPageBreak/>
              <w:t>5.09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010C45F" w14:textId="77777777"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surface AI</w:t>
            </w:r>
            <w:r w:rsidRPr="008629DC">
              <w:rPr>
                <w:rFonts w:ascii="Calibri" w:hAnsi="Calibri" w:cs="Calibri"/>
              </w:rPr>
              <w:noBreakHyphen/>
              <w:t xml:space="preserve">generated insights or recommendations, such as suitability considerations, market competitiveness, or risks associated with renewing at the minimum rate. </w:t>
            </w:r>
          </w:p>
          <w:p w14:paraId="1359BFB5" w14:textId="20E8980F" w:rsidR="00153680" w:rsidRPr="008629DC" w:rsidRDefault="00153680" w:rsidP="003C7B60">
            <w:pPr>
              <w:spacing w:line="240" w:lineRule="auto"/>
              <w:contextualSpacing/>
              <w:rPr>
                <w:rFonts w:ascii="Calibri" w:eastAsia="Calibri" w:hAnsi="Calibri" w:cs="Calibri"/>
              </w:rPr>
            </w:pPr>
          </w:p>
        </w:tc>
      </w:tr>
      <w:tr w:rsidR="00153680" w:rsidRPr="008629DC" w14:paraId="4E76EB9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3A23710" w14:textId="6068105D"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EEF6090" w14:textId="77777777" w:rsidR="00153680" w:rsidRDefault="00153680" w:rsidP="003C7B60">
            <w:pPr>
              <w:spacing w:line="240" w:lineRule="auto"/>
              <w:contextualSpacing/>
              <w:rPr>
                <w:ins w:id="85" w:author="Ruiz, Edward" w:date="2026-02-13T12:20:00Z" w16du:dateUtc="2026-02-13T17:20:00Z"/>
                <w:rFonts w:ascii="Calibri" w:hAnsi="Calibri" w:cs="Calibri"/>
              </w:rPr>
            </w:pPr>
            <w:r w:rsidRPr="008629DC">
              <w:rPr>
                <w:rFonts w:ascii="Calibri" w:hAnsi="Calibri" w:cs="Calibri"/>
              </w:rPr>
              <w:t>The system shall allow the advisor to drill into any alternative product for deeper details, including prospectus information, rider descriptions, and state</w:t>
            </w:r>
            <w:r w:rsidRPr="008629DC">
              <w:rPr>
                <w:rFonts w:ascii="Calibri" w:hAnsi="Calibri" w:cs="Calibri"/>
              </w:rPr>
              <w:noBreakHyphen/>
              <w:t xml:space="preserve">specific variations. </w:t>
            </w:r>
          </w:p>
          <w:p w14:paraId="66C2C6B9" w14:textId="162516FE" w:rsidR="00AB0667" w:rsidRPr="00AB0667" w:rsidRDefault="00AB0667" w:rsidP="003C7B60">
            <w:pPr>
              <w:spacing w:line="240" w:lineRule="auto"/>
              <w:contextualSpacing/>
              <w:rPr>
                <w:rFonts w:ascii="Calibri" w:hAnsi="Calibri" w:cs="Calibri"/>
                <w:i/>
                <w:iCs/>
                <w:rPrChange w:id="86" w:author="Ruiz, Edward" w:date="2026-02-13T12:20:00Z" w16du:dateUtc="2026-02-13T17:20:00Z">
                  <w:rPr>
                    <w:rFonts w:ascii="Calibri" w:hAnsi="Calibri" w:cs="Calibri"/>
                  </w:rPr>
                </w:rPrChange>
              </w:rPr>
            </w:pPr>
            <w:ins w:id="87" w:author="Ruiz, Edward" w:date="2026-02-13T12:20:00Z" w16du:dateUtc="2026-02-13T17:20:00Z">
              <w:r>
                <w:rPr>
                  <w:rFonts w:ascii="Calibri" w:hAnsi="Calibri" w:cs="Calibri"/>
                  <w:i/>
                  <w:iCs/>
                </w:rPr>
                <w:t xml:space="preserve">Note: feature would </w:t>
              </w:r>
              <w:r w:rsidR="00E635B4">
                <w:rPr>
                  <w:rFonts w:ascii="Calibri" w:hAnsi="Calibri" w:cs="Calibri"/>
                  <w:i/>
                  <w:iCs/>
                </w:rPr>
                <w:t xml:space="preserve">filter out unsuitable </w:t>
              </w:r>
              <w:commentRangeStart w:id="88"/>
              <w:commentRangeStart w:id="89"/>
              <w:r w:rsidR="00E635B4">
                <w:rPr>
                  <w:rFonts w:ascii="Calibri" w:hAnsi="Calibri" w:cs="Calibri"/>
                  <w:i/>
                  <w:iCs/>
                </w:rPr>
                <w:t>products</w:t>
              </w:r>
            </w:ins>
            <w:commentRangeEnd w:id="88"/>
            <w:r w:rsidR="00BC1D21" w:rsidRPr="00AB0667">
              <w:rPr>
                <w:rStyle w:val="CommentReference"/>
                <w:rFonts w:ascii="Calibri" w:hAnsi="Calibri" w:cs="Calibri"/>
                <w:i/>
                <w:iCs/>
                <w:sz w:val="24"/>
                <w:rPrChange w:id="90" w:author="Ruiz, Edward" w:date="2026-02-13T12:20:00Z" w16du:dateUtc="2026-02-13T17:20:00Z">
                  <w:rPr>
                    <w:rStyle w:val="CommentReference"/>
                    <w:rFonts w:ascii="Calibri" w:hAnsi="Calibri" w:cs="Calibri"/>
                    <w:sz w:val="24"/>
                  </w:rPr>
                </w:rPrChange>
              </w:rPr>
              <w:commentReference w:id="88"/>
            </w:r>
            <w:commentRangeEnd w:id="89"/>
            <w:r w:rsidR="00A352E2" w:rsidRPr="00AB0667">
              <w:rPr>
                <w:rStyle w:val="CommentReference"/>
                <w:rFonts w:ascii="Calibri" w:hAnsi="Calibri" w:cs="Calibri"/>
                <w:i/>
                <w:iCs/>
                <w:sz w:val="24"/>
                <w:rPrChange w:id="91" w:author="Ruiz, Edward" w:date="2026-02-13T12:20:00Z" w16du:dateUtc="2026-02-13T17:20:00Z">
                  <w:rPr>
                    <w:rStyle w:val="CommentReference"/>
                    <w:rFonts w:ascii="Calibri" w:hAnsi="Calibri" w:cs="Calibri"/>
                    <w:sz w:val="24"/>
                  </w:rPr>
                </w:rPrChange>
              </w:rPr>
              <w:commentReference w:id="89"/>
            </w:r>
          </w:p>
          <w:p w14:paraId="31275F11" w14:textId="4098E689" w:rsidR="00153680" w:rsidRPr="008629DC" w:rsidRDefault="00153680" w:rsidP="003C7B60">
            <w:pPr>
              <w:spacing w:line="240" w:lineRule="auto"/>
              <w:contextualSpacing/>
              <w:rPr>
                <w:rFonts w:ascii="Calibri" w:eastAsia="Calibri" w:hAnsi="Calibri" w:cs="Calibri"/>
              </w:rPr>
            </w:pPr>
          </w:p>
        </w:tc>
      </w:tr>
      <w:tr w:rsidR="00153680" w:rsidRPr="008629DC" w14:paraId="56DD809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2F98F92" w14:textId="11B38A6C"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10F6127" w14:textId="3CF4F432"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flag any missing data that reduces the accuracy of product comparison and display a clear notice to the advisor.</w:t>
            </w:r>
            <w:del w:id="92" w:author="Ruiz, Edward" w:date="2026-02-13T12:19:00Z" w16du:dateUtc="2026-02-13T17:19:00Z">
              <w:r w:rsidRPr="008629DC" w:rsidDel="004E6BEF">
                <w:rPr>
                  <w:rFonts w:ascii="Calibri" w:hAnsi="Calibri" w:cs="Calibri"/>
                </w:rPr>
                <w:delText xml:space="preserve"> </w:delText>
              </w:r>
            </w:del>
          </w:p>
          <w:p w14:paraId="6B05C182" w14:textId="0E6F72FA" w:rsidR="00153680" w:rsidRPr="008629DC" w:rsidRDefault="00153680" w:rsidP="003C7B60">
            <w:pPr>
              <w:spacing w:line="240" w:lineRule="auto"/>
              <w:contextualSpacing/>
              <w:rPr>
                <w:rFonts w:ascii="Calibri" w:eastAsia="Calibri" w:hAnsi="Calibri" w:cs="Calibri"/>
              </w:rPr>
            </w:pPr>
          </w:p>
        </w:tc>
      </w:tr>
      <w:tr w:rsidR="00153680" w:rsidRPr="008629DC" w14:paraId="24D095F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7BBEF29" w14:textId="3731EAD3"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03BF860" w14:textId="77777777"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support exporting or printing a client</w:t>
            </w:r>
            <w:r w:rsidRPr="008629DC">
              <w:rPr>
                <w:rFonts w:ascii="Calibri" w:hAnsi="Calibri" w:cs="Calibri"/>
              </w:rPr>
              <w:noBreakHyphen/>
              <w:t xml:space="preserve">friendly version of the comparison to support discussions and documentation. </w:t>
            </w:r>
          </w:p>
          <w:p w14:paraId="0FD2CB5E" w14:textId="1E6D5539" w:rsidR="00153680" w:rsidRPr="008629DC" w:rsidRDefault="00153680" w:rsidP="003C7B60">
            <w:pPr>
              <w:spacing w:line="240" w:lineRule="auto"/>
              <w:contextualSpacing/>
              <w:rPr>
                <w:rFonts w:ascii="Calibri" w:eastAsia="Calibri" w:hAnsi="Calibri" w:cs="Calibri"/>
              </w:rPr>
            </w:pPr>
          </w:p>
        </w:tc>
      </w:tr>
      <w:tr w:rsidR="00153680" w:rsidRPr="008629DC" w14:paraId="58E3C03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FECAAE4" w14:textId="6745AB90"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B5C6B14" w14:textId="10055DD8"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log which product comparisons were viewed by the advisor and any associated interactions for tracking. </w:t>
            </w:r>
          </w:p>
          <w:p w14:paraId="1564D8F4" w14:textId="17F8E7A4" w:rsidR="00153680" w:rsidRPr="008629DC" w:rsidRDefault="00153680" w:rsidP="003C7B60">
            <w:pPr>
              <w:spacing w:line="240" w:lineRule="auto"/>
              <w:contextualSpacing/>
              <w:rPr>
                <w:rFonts w:ascii="Calibri" w:eastAsia="Calibri" w:hAnsi="Calibri" w:cs="Calibri"/>
              </w:rPr>
            </w:pPr>
          </w:p>
        </w:tc>
      </w:tr>
      <w:tr w:rsidR="00153680" w:rsidRPr="008629DC" w14:paraId="6EB384A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B69357" w14:textId="21994554"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BBF3389" w14:textId="37148474"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ensure that all displayed product data is current according to the most recent market/rate refresh.</w:t>
            </w:r>
            <w:del w:id="93" w:author="Ruiz, Edward" w:date="2026-02-13T12:36:00Z" w16du:dateUtc="2026-02-13T17:36:00Z">
              <w:r w:rsidRPr="008629DC" w:rsidDel="007A0E3A">
                <w:rPr>
                  <w:rFonts w:ascii="Calibri" w:hAnsi="Calibri" w:cs="Calibri"/>
                </w:rPr>
                <w:delText xml:space="preserve"> </w:delText>
              </w:r>
            </w:del>
          </w:p>
          <w:p w14:paraId="223F3A7D" w14:textId="42DB2EAF" w:rsidR="00153680" w:rsidRPr="008629DC" w:rsidRDefault="00153680" w:rsidP="003C7B60">
            <w:pPr>
              <w:spacing w:line="240" w:lineRule="auto"/>
              <w:contextualSpacing/>
              <w:rPr>
                <w:rFonts w:ascii="Calibri" w:eastAsia="Calibri" w:hAnsi="Calibri" w:cs="Calibri"/>
              </w:rPr>
            </w:pPr>
          </w:p>
        </w:tc>
      </w:tr>
      <w:tr w:rsidR="00153680" w:rsidRPr="008629DC" w14:paraId="7BBA765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060C23F" w14:textId="06EFC217"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7C9ED5B" w14:textId="1C3EE9B3"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allow the advisor to indicate which options were reviewed with the client to support downstream documentation.</w:t>
            </w:r>
          </w:p>
          <w:p w14:paraId="5B08CD57" w14:textId="6D9ABA93" w:rsidR="00153680" w:rsidRPr="008629DC" w:rsidRDefault="00153680" w:rsidP="003C7B60">
            <w:pPr>
              <w:spacing w:line="240" w:lineRule="auto"/>
              <w:contextualSpacing/>
              <w:rPr>
                <w:rFonts w:ascii="Calibri" w:eastAsia="Calibri" w:hAnsi="Calibri" w:cs="Calibri"/>
              </w:rPr>
            </w:pPr>
          </w:p>
        </w:tc>
      </w:tr>
      <w:tr w:rsidR="00153680" w:rsidRPr="008629DC" w14:paraId="6679B02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247FFC" w14:textId="08476A7D"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575A457" w14:textId="45DC85DF" w:rsidR="00153680" w:rsidRPr="008629DC" w:rsidRDefault="00153680" w:rsidP="003C7B60">
            <w:pPr>
              <w:spacing w:line="240" w:lineRule="auto"/>
              <w:contextualSpacing/>
              <w:rPr>
                <w:rFonts w:ascii="Calibri" w:hAnsi="Calibri" w:cs="Calibri"/>
              </w:rPr>
            </w:pPr>
            <w:r w:rsidRPr="008629DC">
              <w:rPr>
                <w:rFonts w:ascii="Calibri" w:hAnsi="Calibri" w:cs="Calibri"/>
              </w:rPr>
              <w:t>The system shall display the existing policy’s renewal details when the advisor opens the alert, including renewal date, renewal rate, credited rate, and guaranteed minimum rate.</w:t>
            </w:r>
          </w:p>
          <w:p w14:paraId="0B4EBB72" w14:textId="38A38D6F" w:rsidR="00153680" w:rsidRPr="008629DC" w:rsidRDefault="00153680" w:rsidP="003C7B60">
            <w:pPr>
              <w:spacing w:line="240" w:lineRule="auto"/>
              <w:contextualSpacing/>
              <w:rPr>
                <w:rFonts w:ascii="Calibri" w:eastAsia="Calibri" w:hAnsi="Calibri" w:cs="Calibri"/>
              </w:rPr>
            </w:pPr>
            <w:r w:rsidRPr="008629DC">
              <w:rPr>
                <w:rFonts w:ascii="Calibri" w:hAnsi="Calibri" w:cs="Calibri"/>
              </w:rPr>
              <w:t xml:space="preserve"> </w:t>
            </w:r>
          </w:p>
        </w:tc>
      </w:tr>
      <w:tr w:rsidR="00153680" w:rsidRPr="008629DC" w14:paraId="5EEC979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6FAE2B" w14:textId="45DC1F3C"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D976055" w14:textId="77835C83"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present a clear summary of the policy’s features, benefits, riders, and any limitations relevant to the renewal decision. </w:t>
            </w:r>
          </w:p>
          <w:p w14:paraId="667984E8" w14:textId="38B00CC0" w:rsidR="00153680" w:rsidRPr="008629DC" w:rsidRDefault="00153680" w:rsidP="003C7B60">
            <w:pPr>
              <w:spacing w:line="240" w:lineRule="auto"/>
              <w:contextualSpacing/>
              <w:rPr>
                <w:rFonts w:ascii="Calibri" w:eastAsia="Calibri" w:hAnsi="Calibri" w:cs="Calibri"/>
              </w:rPr>
            </w:pPr>
          </w:p>
        </w:tc>
      </w:tr>
      <w:tr w:rsidR="00153680" w:rsidRPr="008629DC" w14:paraId="4EE913E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442D02" w14:textId="7D69FC69" w:rsidR="00153680"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5.18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D2A65BF" w14:textId="01D65E4C" w:rsidR="00153680" w:rsidRPr="008629DC" w:rsidRDefault="00153680" w:rsidP="003C7B60">
            <w:pPr>
              <w:spacing w:line="240" w:lineRule="auto"/>
              <w:contextualSpacing/>
              <w:rPr>
                <w:rFonts w:ascii="Calibri" w:hAnsi="Calibri" w:cs="Calibri"/>
              </w:rPr>
            </w:pPr>
            <w:r w:rsidRPr="008629DC">
              <w:rPr>
                <w:rFonts w:ascii="Calibri" w:hAnsi="Calibri" w:cs="Calibri"/>
              </w:rPr>
              <w:t xml:space="preserve">The system shall retrieve and display eligible alternative products based on client profile, advisor licensing, carrier availability, and suitability rules. </w:t>
            </w:r>
          </w:p>
          <w:p w14:paraId="6D7F7CF1" w14:textId="54E5F286" w:rsidR="00153680" w:rsidRPr="008629DC" w:rsidRDefault="00153680" w:rsidP="003C7B60">
            <w:pPr>
              <w:spacing w:line="240" w:lineRule="auto"/>
              <w:contextualSpacing/>
              <w:rPr>
                <w:rFonts w:ascii="Calibri" w:eastAsia="Calibri" w:hAnsi="Calibri" w:cs="Calibri"/>
              </w:rPr>
            </w:pPr>
          </w:p>
        </w:tc>
      </w:tr>
      <w:tr w:rsidR="00882596" w:rsidRPr="008629DC" w14:paraId="69B0AF1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A6CA80" w14:textId="376A0269" w:rsidR="00882596" w:rsidRPr="008629DC" w:rsidRDefault="003B6D62" w:rsidP="003C7B60">
            <w:pPr>
              <w:spacing w:line="240" w:lineRule="auto"/>
              <w:contextualSpacing/>
              <w:rPr>
                <w:rFonts w:ascii="Calibri" w:eastAsia="Calibri" w:hAnsi="Calibri" w:cs="Calibri"/>
              </w:rPr>
            </w:pPr>
            <w:r>
              <w:rPr>
                <w:rFonts w:ascii="Calibri" w:eastAsia="Calibri" w:hAnsi="Calibri" w:cs="Calibri"/>
              </w:rPr>
              <w:t>5.19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3570CE0" w14:textId="77777777" w:rsidR="003B6D62" w:rsidRPr="003B6D62" w:rsidRDefault="003B6D62" w:rsidP="003C7B60">
            <w:pPr>
              <w:spacing w:line="240" w:lineRule="auto"/>
              <w:contextualSpacing/>
              <w:rPr>
                <w:rFonts w:ascii="Calibri" w:hAnsi="Calibri" w:cs="Calibri"/>
              </w:rPr>
            </w:pPr>
            <w:r w:rsidRPr="003B6D62">
              <w:rPr>
                <w:rFonts w:ascii="Calibri" w:hAnsi="Calibri" w:cs="Calibri"/>
              </w:rPr>
              <w:t>The system shall dynamically modify AI/LLM prompt parameters when guaranteed income, income base, or other relevant values change, ensuring that AI</w:t>
            </w:r>
            <w:r w:rsidRPr="003B6D62">
              <w:rPr>
                <w:rFonts w:ascii="Calibri" w:hAnsi="Calibri" w:cs="Calibri"/>
              </w:rPr>
              <w:noBreakHyphen/>
              <w:t>generated insights reflect real</w:t>
            </w:r>
            <w:r w:rsidRPr="003B6D62">
              <w:rPr>
                <w:rFonts w:ascii="Calibri" w:hAnsi="Calibri" w:cs="Calibri"/>
              </w:rPr>
              <w:noBreakHyphen/>
              <w:t>time product and customer data.</w:t>
            </w:r>
          </w:p>
          <w:p w14:paraId="30B34D7E" w14:textId="77777777" w:rsidR="00882596" w:rsidRPr="008629DC" w:rsidRDefault="00882596" w:rsidP="003C7B60">
            <w:pPr>
              <w:spacing w:line="240" w:lineRule="auto"/>
              <w:contextualSpacing/>
              <w:rPr>
                <w:rFonts w:ascii="Calibri" w:hAnsi="Calibri" w:cs="Calibri"/>
              </w:rPr>
            </w:pPr>
          </w:p>
        </w:tc>
      </w:tr>
      <w:tr w:rsidR="003B6D62" w:rsidRPr="008629DC" w14:paraId="3E6F87C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6554FE" w14:textId="100B387C" w:rsidR="003B6D62" w:rsidRDefault="003B6D62" w:rsidP="003C7B60">
            <w:pPr>
              <w:spacing w:line="240" w:lineRule="auto"/>
              <w:contextualSpacing/>
              <w:rPr>
                <w:rFonts w:ascii="Calibri" w:eastAsia="Calibri" w:hAnsi="Calibri" w:cs="Calibri"/>
              </w:rPr>
            </w:pPr>
            <w:r>
              <w:rPr>
                <w:rFonts w:ascii="Calibri" w:eastAsia="Calibri" w:hAnsi="Calibri" w:cs="Calibri"/>
              </w:rPr>
              <w:t>5.20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050165B" w14:textId="77777777" w:rsidR="00EA0383" w:rsidRPr="00EA0383" w:rsidRDefault="00EA0383" w:rsidP="003C7B60">
            <w:pPr>
              <w:spacing w:line="240" w:lineRule="auto"/>
              <w:contextualSpacing/>
              <w:rPr>
                <w:rFonts w:ascii="Calibri" w:hAnsi="Calibri" w:cs="Calibri"/>
              </w:rPr>
            </w:pPr>
            <w:r w:rsidRPr="00EA0383">
              <w:rPr>
                <w:rFonts w:ascii="Calibri" w:hAnsi="Calibri" w:cs="Calibri"/>
              </w:rPr>
              <w:t>The system shall provide a slider control that allows the advisor to indicate client preference weighting (e.g., guarantee vs. growth, liquidity vs. rate), and shall update product scoring or ranking dynamically based on these selections.</w:t>
            </w:r>
          </w:p>
          <w:p w14:paraId="267A5730" w14:textId="77777777" w:rsidR="003B6D62" w:rsidRPr="003B6D62" w:rsidRDefault="003B6D62" w:rsidP="003C7B60">
            <w:pPr>
              <w:spacing w:line="240" w:lineRule="auto"/>
              <w:contextualSpacing/>
              <w:rPr>
                <w:rFonts w:ascii="Calibri" w:hAnsi="Calibri" w:cs="Calibri"/>
              </w:rPr>
            </w:pPr>
          </w:p>
        </w:tc>
      </w:tr>
      <w:tr w:rsidR="00EA0383" w:rsidRPr="008629DC" w14:paraId="19D3C8E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C3B9394" w14:textId="44C16388" w:rsidR="00EA0383" w:rsidRDefault="00EA0383" w:rsidP="003C7B60">
            <w:pPr>
              <w:spacing w:line="240" w:lineRule="auto"/>
              <w:contextualSpacing/>
              <w:rPr>
                <w:rFonts w:ascii="Calibri" w:eastAsia="Calibri" w:hAnsi="Calibri" w:cs="Calibri"/>
              </w:rPr>
            </w:pPr>
            <w:r>
              <w:rPr>
                <w:rFonts w:ascii="Calibri" w:eastAsia="Calibri" w:hAnsi="Calibri" w:cs="Calibri"/>
              </w:rPr>
              <w:lastRenderedPageBreak/>
              <w:t>5.21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9759831" w14:textId="77777777" w:rsidR="00EA0383" w:rsidRPr="00EA0383" w:rsidRDefault="00EA0383" w:rsidP="003C7B60">
            <w:pPr>
              <w:spacing w:line="240" w:lineRule="auto"/>
              <w:contextualSpacing/>
              <w:rPr>
                <w:rFonts w:ascii="Calibri" w:hAnsi="Calibri" w:cs="Calibri"/>
              </w:rPr>
            </w:pPr>
            <w:r w:rsidRPr="00EA0383">
              <w:rPr>
                <w:rFonts w:ascii="Calibri" w:hAnsi="Calibri" w:cs="Calibri"/>
              </w:rPr>
              <w:t>The system shall generate a “magic quadrant” or 2×2 matrix visualization for eligible products, allowing advisors to compare options across two key dimensions (e.g., guarantees vs. liquidity, rate vs. risk, or advisor</w:t>
            </w:r>
            <w:r w:rsidRPr="00EA0383">
              <w:rPr>
                <w:rFonts w:ascii="Calibri" w:hAnsi="Calibri" w:cs="Calibri"/>
              </w:rPr>
              <w:noBreakHyphen/>
              <w:t>selected criteria).</w:t>
            </w:r>
          </w:p>
          <w:p w14:paraId="5499580D" w14:textId="77777777" w:rsidR="00EA0383" w:rsidRPr="00EA0383" w:rsidRDefault="00EA0383" w:rsidP="003C7B60">
            <w:pPr>
              <w:spacing w:line="240" w:lineRule="auto"/>
              <w:contextualSpacing/>
              <w:rPr>
                <w:rFonts w:ascii="Calibri" w:hAnsi="Calibri" w:cs="Calibri"/>
              </w:rPr>
            </w:pPr>
          </w:p>
        </w:tc>
      </w:tr>
      <w:tr w:rsidR="00EA0383" w:rsidRPr="008629DC" w14:paraId="33931382"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C1F14A0" w14:textId="69B03B49" w:rsidR="00EA0383" w:rsidRDefault="00EA0383" w:rsidP="003C7B60">
            <w:pPr>
              <w:spacing w:line="240" w:lineRule="auto"/>
              <w:contextualSpacing/>
              <w:rPr>
                <w:rFonts w:ascii="Calibri" w:eastAsia="Calibri" w:hAnsi="Calibri" w:cs="Calibri"/>
              </w:rPr>
            </w:pPr>
            <w:r>
              <w:rPr>
                <w:rFonts w:ascii="Calibri" w:eastAsia="Calibri" w:hAnsi="Calibri" w:cs="Calibri"/>
              </w:rPr>
              <w:t>5.22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2760FA2" w14:textId="77777777" w:rsidR="008E18D9" w:rsidRPr="008E18D9" w:rsidRDefault="008E18D9" w:rsidP="003C7B60">
            <w:pPr>
              <w:spacing w:line="240" w:lineRule="auto"/>
              <w:contextualSpacing/>
              <w:rPr>
                <w:rFonts w:ascii="Calibri" w:hAnsi="Calibri" w:cs="Calibri"/>
              </w:rPr>
            </w:pPr>
            <w:r w:rsidRPr="008E18D9">
              <w:rPr>
                <w:rFonts w:ascii="Calibri" w:hAnsi="Calibri" w:cs="Calibri"/>
              </w:rPr>
              <w:t>The system shall allow advisors to select comparison criteria (e.g., surrender periods, guaranteed income, renewal rate risk, liquidity features, riders) and dynamically update the comparison table, charts, and insights accordingly.</w:t>
            </w:r>
          </w:p>
          <w:p w14:paraId="7F6728BF" w14:textId="77777777" w:rsidR="00EA0383" w:rsidRPr="00EA0383" w:rsidRDefault="00EA0383" w:rsidP="003C7B60">
            <w:pPr>
              <w:spacing w:line="240" w:lineRule="auto"/>
              <w:contextualSpacing/>
              <w:rPr>
                <w:rFonts w:ascii="Calibri" w:hAnsi="Calibri" w:cs="Calibri"/>
              </w:rPr>
            </w:pPr>
          </w:p>
        </w:tc>
      </w:tr>
      <w:tr w:rsidR="008E18D9" w:rsidRPr="008629DC" w14:paraId="7ECE392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9C3959" w14:textId="2E0DCB1E" w:rsidR="008E18D9" w:rsidRDefault="008E18D9" w:rsidP="003C7B60">
            <w:pPr>
              <w:spacing w:line="240" w:lineRule="auto"/>
              <w:contextualSpacing/>
              <w:rPr>
                <w:rFonts w:ascii="Calibri" w:eastAsia="Calibri" w:hAnsi="Calibri" w:cs="Calibri"/>
              </w:rPr>
            </w:pPr>
            <w:r>
              <w:rPr>
                <w:rFonts w:ascii="Calibri" w:eastAsia="Calibri" w:hAnsi="Calibri" w:cs="Calibri"/>
              </w:rPr>
              <w:t>5.23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9F9AF15" w14:textId="7912288F" w:rsidR="008E18D9" w:rsidRPr="008E18D9" w:rsidRDefault="008E18D9" w:rsidP="003C7B60">
            <w:pPr>
              <w:spacing w:line="240" w:lineRule="auto"/>
              <w:contextualSpacing/>
              <w:rPr>
                <w:rFonts w:ascii="Calibri" w:hAnsi="Calibri" w:cs="Calibri"/>
              </w:rPr>
            </w:pPr>
            <w:r w:rsidRPr="008E18D9">
              <w:rPr>
                <w:rFonts w:ascii="Calibri" w:hAnsi="Calibri" w:cs="Calibri"/>
              </w:rPr>
              <w:t>The system shall adjust the LLM prompt based on advisor-selected criteria or preference weighting and generate updated explanations, suitability considerations, and rationale tailored to the customer’s priori</w:t>
            </w:r>
            <w:r w:rsidR="00776B32">
              <w:rPr>
                <w:rFonts w:ascii="Calibri" w:hAnsi="Calibri" w:cs="Calibri"/>
              </w:rPr>
              <w:t>5.26</w:t>
            </w:r>
            <w:r w:rsidRPr="008E18D9">
              <w:rPr>
                <w:rFonts w:ascii="Calibri" w:hAnsi="Calibri" w:cs="Calibri"/>
              </w:rPr>
              <w:t>ties.</w:t>
            </w:r>
          </w:p>
          <w:p w14:paraId="7350D37C" w14:textId="77777777" w:rsidR="008E18D9" w:rsidRPr="008E18D9" w:rsidRDefault="008E18D9" w:rsidP="003C7B60">
            <w:pPr>
              <w:spacing w:line="240" w:lineRule="auto"/>
              <w:contextualSpacing/>
              <w:rPr>
                <w:rFonts w:ascii="Calibri" w:hAnsi="Calibri" w:cs="Calibri"/>
              </w:rPr>
            </w:pPr>
          </w:p>
        </w:tc>
      </w:tr>
      <w:tr w:rsidR="008E18D9" w:rsidRPr="008629DC" w14:paraId="4BB0E4C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F1CBFB" w14:textId="0468D1BA" w:rsidR="008E18D9" w:rsidRDefault="008E18D9" w:rsidP="003C7B60">
            <w:pPr>
              <w:spacing w:line="240" w:lineRule="auto"/>
              <w:contextualSpacing/>
              <w:rPr>
                <w:rFonts w:ascii="Calibri" w:eastAsia="Calibri" w:hAnsi="Calibri" w:cs="Calibri"/>
              </w:rPr>
            </w:pPr>
            <w:r>
              <w:rPr>
                <w:rFonts w:ascii="Calibri" w:eastAsia="Calibri" w:hAnsi="Calibri" w:cs="Calibri"/>
              </w:rPr>
              <w:t>5.24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8340148" w14:textId="77777777" w:rsidR="008E18D9" w:rsidRPr="008E18D9" w:rsidRDefault="008E18D9" w:rsidP="003C7B60">
            <w:pPr>
              <w:spacing w:line="240" w:lineRule="auto"/>
              <w:contextualSpacing/>
              <w:rPr>
                <w:rFonts w:ascii="Calibri" w:hAnsi="Calibri" w:cs="Calibri"/>
              </w:rPr>
            </w:pPr>
            <w:r w:rsidRPr="008E18D9">
              <w:rPr>
                <w:rFonts w:ascii="Calibri" w:hAnsi="Calibri" w:cs="Calibri"/>
              </w:rPr>
              <w:t>The system shall recalculate product competitiveness when guaranteed income or payout assumptions change, and the LLM shall incorporate these values into tailored recommendations and narratives.</w:t>
            </w:r>
          </w:p>
          <w:p w14:paraId="772B1AD2" w14:textId="77777777" w:rsidR="008E18D9" w:rsidRPr="008E18D9" w:rsidRDefault="008E18D9" w:rsidP="003C7B60">
            <w:pPr>
              <w:spacing w:line="240" w:lineRule="auto"/>
              <w:contextualSpacing/>
              <w:rPr>
                <w:rFonts w:ascii="Calibri" w:hAnsi="Calibri" w:cs="Calibri"/>
              </w:rPr>
            </w:pPr>
          </w:p>
        </w:tc>
      </w:tr>
      <w:tr w:rsidR="008E18D9" w:rsidRPr="008629DC" w14:paraId="0388B00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DAA605B" w14:textId="65980938" w:rsidR="008E18D9" w:rsidRDefault="00776B32" w:rsidP="003C7B60">
            <w:pPr>
              <w:spacing w:line="240" w:lineRule="auto"/>
              <w:contextualSpacing/>
              <w:rPr>
                <w:rFonts w:ascii="Calibri" w:eastAsia="Calibri" w:hAnsi="Calibri" w:cs="Calibri"/>
              </w:rPr>
            </w:pPr>
            <w:r>
              <w:rPr>
                <w:rFonts w:ascii="Calibri" w:eastAsia="Calibri" w:hAnsi="Calibri" w:cs="Calibri"/>
              </w:rPr>
              <w:t>5.25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9B063C2" w14:textId="56EA737B" w:rsidR="00776B32" w:rsidRPr="00776B32" w:rsidRDefault="00776B32" w:rsidP="003C7B60">
            <w:pPr>
              <w:spacing w:line="240" w:lineRule="auto"/>
              <w:contextualSpacing/>
              <w:rPr>
                <w:rFonts w:ascii="Calibri" w:hAnsi="Calibri" w:cs="Calibri"/>
              </w:rPr>
            </w:pPr>
            <w:commentRangeStart w:id="94"/>
            <w:r w:rsidRPr="00776B32">
              <w:rPr>
                <w:rFonts w:ascii="Calibri" w:hAnsi="Calibri" w:cs="Calibri"/>
              </w:rPr>
              <w:t>The system shall allow configurable AI-generated insight tiles (e.g., “Higher Guaranteed Income,” “Better Liquidity,” “Shorter Charge Schedule”), each driven by logic and dynamically updated prompts.</w:t>
            </w:r>
            <w:commentRangeEnd w:id="94"/>
            <w:r w:rsidR="00554B73" w:rsidRPr="00776B32">
              <w:rPr>
                <w:rStyle w:val="CommentReference"/>
                <w:rFonts w:ascii="Calibri" w:hAnsi="Calibri" w:cs="Calibri"/>
                <w:sz w:val="24"/>
              </w:rPr>
              <w:commentReference w:id="94"/>
            </w:r>
          </w:p>
          <w:p w14:paraId="5C3F4D63" w14:textId="77777777" w:rsidR="008E18D9" w:rsidRPr="008E18D9" w:rsidRDefault="008E18D9" w:rsidP="003C7B60">
            <w:pPr>
              <w:spacing w:line="240" w:lineRule="auto"/>
              <w:contextualSpacing/>
              <w:rPr>
                <w:rFonts w:ascii="Calibri" w:hAnsi="Calibri" w:cs="Calibri"/>
              </w:rPr>
            </w:pPr>
          </w:p>
        </w:tc>
      </w:tr>
      <w:tr w:rsidR="00776B32" w:rsidRPr="008629DC" w14:paraId="67F7301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E351FF" w14:textId="665C9B5F" w:rsidR="00776B32" w:rsidRDefault="00776B32" w:rsidP="003C7B60">
            <w:pPr>
              <w:spacing w:line="240" w:lineRule="auto"/>
              <w:contextualSpacing/>
              <w:rPr>
                <w:rFonts w:ascii="Calibri" w:eastAsia="Calibri" w:hAnsi="Calibri" w:cs="Calibri"/>
              </w:rPr>
            </w:pPr>
            <w:r>
              <w:rPr>
                <w:rFonts w:ascii="Calibri" w:eastAsia="Calibri" w:hAnsi="Calibri" w:cs="Calibri"/>
              </w:rPr>
              <w:t>5.26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5A1EBE3" w14:textId="77777777" w:rsidR="00776B32" w:rsidRPr="00776B32" w:rsidRDefault="00776B32" w:rsidP="003C7B60">
            <w:pPr>
              <w:spacing w:line="240" w:lineRule="auto"/>
              <w:contextualSpacing/>
              <w:rPr>
                <w:rFonts w:ascii="Calibri" w:hAnsi="Calibri" w:cs="Calibri"/>
              </w:rPr>
            </w:pPr>
            <w:r w:rsidRPr="00776B32">
              <w:rPr>
                <w:rFonts w:ascii="Calibri" w:hAnsi="Calibri" w:cs="Calibri"/>
              </w:rPr>
              <w:t xml:space="preserve">The system shall preserve advisor inputs (slider settings, selected criteria, quadrant views) across session refresh and navigation, </w:t>
            </w:r>
            <w:commentRangeStart w:id="95"/>
            <w:r w:rsidRPr="00776B32">
              <w:rPr>
                <w:rFonts w:ascii="Calibri" w:hAnsi="Calibri" w:cs="Calibri"/>
              </w:rPr>
              <w:t>enabling continuous iterative comparison.</w:t>
            </w:r>
            <w:commentRangeEnd w:id="95"/>
            <w:r w:rsidR="00114F38" w:rsidRPr="00776B32">
              <w:rPr>
                <w:rStyle w:val="CommentReference"/>
                <w:rFonts w:ascii="Calibri" w:hAnsi="Calibri" w:cs="Calibri"/>
                <w:sz w:val="24"/>
              </w:rPr>
              <w:commentReference w:id="95"/>
            </w:r>
          </w:p>
          <w:p w14:paraId="00CD886B" w14:textId="77777777" w:rsidR="00776B32" w:rsidRPr="00776B32" w:rsidRDefault="00776B32" w:rsidP="003C7B60">
            <w:pPr>
              <w:spacing w:line="240" w:lineRule="auto"/>
              <w:contextualSpacing/>
              <w:rPr>
                <w:rFonts w:ascii="Calibri" w:hAnsi="Calibri" w:cs="Calibri"/>
              </w:rPr>
            </w:pPr>
          </w:p>
        </w:tc>
      </w:tr>
      <w:tr w:rsidR="005F6F42" w:rsidRPr="008629DC" w14:paraId="0824126B" w14:textId="77777777" w:rsidTr="006125B8">
        <w:trPr>
          <w:trHeight w:val="300"/>
          <w:ins w:id="96" w:author="Ruiz, Edward" w:date="2026-02-13T12:17: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EDF6DE" w14:textId="6DE86936" w:rsidR="005F6F42" w:rsidRDefault="005F6F42" w:rsidP="003C7B60">
            <w:pPr>
              <w:spacing w:line="240" w:lineRule="auto"/>
              <w:contextualSpacing/>
              <w:rPr>
                <w:ins w:id="97" w:author="Ruiz, Edward" w:date="2026-02-13T12:17:00Z" w16du:dateUtc="2026-02-13T17:17:00Z"/>
                <w:rFonts w:ascii="Calibri" w:eastAsia="Calibri" w:hAnsi="Calibri" w:cs="Calibri"/>
              </w:rPr>
            </w:pPr>
            <w:ins w:id="98" w:author="Ruiz, Edward" w:date="2026-02-13T12:17:00Z" w16du:dateUtc="2026-02-13T17:17:00Z">
              <w:r>
                <w:rPr>
                  <w:rFonts w:ascii="Calibri" w:eastAsia="Calibri" w:hAnsi="Calibri" w:cs="Calibri"/>
                </w:rPr>
                <w:t>5.</w:t>
              </w:r>
              <w:commentRangeStart w:id="99"/>
              <w:r>
                <w:rPr>
                  <w:rFonts w:ascii="Calibri" w:eastAsia="Calibri" w:hAnsi="Calibri" w:cs="Calibri"/>
                </w:rPr>
                <w:t>27</w:t>
              </w:r>
            </w:ins>
            <w:commentRangeEnd w:id="99"/>
            <w:r>
              <w:rPr>
                <w:rStyle w:val="CommentReference"/>
                <w:rFonts w:ascii="Calibri" w:eastAsia="Calibri" w:hAnsi="Calibri" w:cs="Calibri"/>
                <w:sz w:val="24"/>
              </w:rPr>
              <w:commentReference w:id="99"/>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0943545" w14:textId="77777777" w:rsidR="00584E14" w:rsidRPr="00584E14" w:rsidRDefault="00584E14" w:rsidP="00584E14">
            <w:pPr>
              <w:spacing w:line="240" w:lineRule="auto"/>
              <w:contextualSpacing/>
              <w:rPr>
                <w:ins w:id="100" w:author="Ruiz, Edward" w:date="2026-02-19T16:57:00Z"/>
                <w:rFonts w:ascii="Calibri" w:hAnsi="Calibri" w:cs="Calibri"/>
              </w:rPr>
            </w:pPr>
            <w:ins w:id="101" w:author="Ruiz, Edward" w:date="2026-02-19T16:57:00Z">
              <w:r w:rsidRPr="00584E14">
                <w:rPr>
                  <w:rFonts w:ascii="Calibri" w:hAnsi="Calibri" w:cs="Calibri"/>
                </w:rPr>
                <w:t>The system shall align all comparison graphs and visualizations to the customer’s selected primary goal (e.g., retirement income, accumulation, liquidity preservation).</w:t>
              </w:r>
            </w:ins>
          </w:p>
          <w:p w14:paraId="1A2492E5" w14:textId="77777777" w:rsidR="005F6F42" w:rsidRPr="00776B32" w:rsidRDefault="005F6F42" w:rsidP="003C7B60">
            <w:pPr>
              <w:spacing w:line="240" w:lineRule="auto"/>
              <w:contextualSpacing/>
              <w:rPr>
                <w:ins w:id="102" w:author="Ruiz, Edward" w:date="2026-02-13T12:17:00Z" w16du:dateUtc="2026-02-13T17:17:00Z"/>
                <w:rFonts w:ascii="Calibri" w:hAnsi="Calibri" w:cs="Calibri"/>
              </w:rPr>
            </w:pPr>
          </w:p>
        </w:tc>
      </w:tr>
      <w:tr w:rsidR="00584E14" w:rsidRPr="008629DC" w14:paraId="03FCF1E5" w14:textId="77777777" w:rsidTr="006125B8">
        <w:trPr>
          <w:trHeight w:val="300"/>
          <w:ins w:id="103" w:author="Ruiz, Edward" w:date="2026-02-19T16:57: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5589714" w14:textId="0A62B102" w:rsidR="00584E14" w:rsidRDefault="00584E14" w:rsidP="003C7B60">
            <w:pPr>
              <w:spacing w:line="240" w:lineRule="auto"/>
              <w:contextualSpacing/>
              <w:rPr>
                <w:ins w:id="104" w:author="Ruiz, Edward" w:date="2026-02-19T16:57:00Z" w16du:dateUtc="2026-02-19T21:57:00Z"/>
                <w:rFonts w:ascii="Calibri" w:eastAsia="Calibri" w:hAnsi="Calibri" w:cs="Calibri"/>
              </w:rPr>
            </w:pPr>
            <w:ins w:id="105" w:author="Ruiz, Edward" w:date="2026-02-19T16:57:00Z" w16du:dateUtc="2026-02-19T21:57:00Z">
              <w:r>
                <w:rPr>
                  <w:rFonts w:ascii="Calibri" w:eastAsia="Calibri" w:hAnsi="Calibri" w:cs="Calibri"/>
                </w:rPr>
                <w:t>5.28</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2256DE2" w14:textId="77777777" w:rsidR="00CA576E" w:rsidRPr="00CA576E" w:rsidRDefault="00CA576E" w:rsidP="00CA576E">
            <w:pPr>
              <w:spacing w:line="240" w:lineRule="auto"/>
              <w:contextualSpacing/>
              <w:rPr>
                <w:ins w:id="106" w:author="Ruiz, Edward" w:date="2026-02-19T16:58:00Z"/>
                <w:rFonts w:ascii="Calibri" w:hAnsi="Calibri" w:cs="Calibri"/>
              </w:rPr>
            </w:pPr>
            <w:ins w:id="107" w:author="Ruiz, Edward" w:date="2026-02-19T16:58:00Z">
              <w:r w:rsidRPr="00CA576E">
                <w:rPr>
                  <w:rFonts w:ascii="Calibri" w:hAnsi="Calibri" w:cs="Calibri"/>
                </w:rPr>
                <w:t>When a retirement income goal is selected, the system shall ensure retirement income is explicitly represented on all applicable graphs and charts.</w:t>
              </w:r>
            </w:ins>
          </w:p>
          <w:p w14:paraId="62A8E242" w14:textId="77777777" w:rsidR="00584E14" w:rsidRPr="00584E14" w:rsidRDefault="00584E14" w:rsidP="00584E14">
            <w:pPr>
              <w:spacing w:line="240" w:lineRule="auto"/>
              <w:contextualSpacing/>
              <w:rPr>
                <w:ins w:id="108" w:author="Ruiz, Edward" w:date="2026-02-19T16:57:00Z" w16du:dateUtc="2026-02-19T21:57:00Z"/>
                <w:rFonts w:ascii="Calibri" w:hAnsi="Calibri" w:cs="Calibri"/>
              </w:rPr>
            </w:pPr>
          </w:p>
        </w:tc>
      </w:tr>
      <w:tr w:rsidR="00CA576E" w:rsidRPr="008629DC" w14:paraId="6F73AF56" w14:textId="77777777" w:rsidTr="006125B8">
        <w:trPr>
          <w:trHeight w:val="300"/>
          <w:ins w:id="109" w:author="Ruiz, Edward" w:date="2026-02-19T16:58: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E687814" w14:textId="5D56D38C" w:rsidR="00CA576E" w:rsidRDefault="00CA576E" w:rsidP="003C7B60">
            <w:pPr>
              <w:spacing w:line="240" w:lineRule="auto"/>
              <w:contextualSpacing/>
              <w:rPr>
                <w:ins w:id="110" w:author="Ruiz, Edward" w:date="2026-02-19T16:58:00Z" w16du:dateUtc="2026-02-19T21:58:00Z"/>
                <w:rFonts w:ascii="Calibri" w:eastAsia="Calibri" w:hAnsi="Calibri" w:cs="Calibri"/>
              </w:rPr>
            </w:pPr>
            <w:ins w:id="111" w:author="Ruiz, Edward" w:date="2026-02-19T16:58:00Z" w16du:dateUtc="2026-02-19T21:58:00Z">
              <w:r>
                <w:rPr>
                  <w:rFonts w:ascii="Calibri" w:eastAsia="Calibri" w:hAnsi="Calibri" w:cs="Calibri"/>
                </w:rPr>
                <w:t>5.29</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F8DA620" w14:textId="77777777" w:rsidR="00CA576E" w:rsidRPr="00CA576E" w:rsidRDefault="00CA576E" w:rsidP="00CA576E">
            <w:pPr>
              <w:spacing w:line="240" w:lineRule="auto"/>
              <w:contextualSpacing/>
              <w:rPr>
                <w:ins w:id="112" w:author="Ruiz, Edward" w:date="2026-02-19T16:58:00Z"/>
                <w:rFonts w:ascii="Calibri" w:hAnsi="Calibri" w:cs="Calibri"/>
              </w:rPr>
            </w:pPr>
            <w:ins w:id="113" w:author="Ruiz, Edward" w:date="2026-02-19T16:58:00Z">
              <w:r w:rsidRPr="00CA576E">
                <w:rPr>
                  <w:rFonts w:ascii="Calibri" w:hAnsi="Calibri" w:cs="Calibri"/>
                </w:rPr>
                <w:t>The system shall allow the advisor to designate a single primary goal for visualization focus, while ranking products across additional selected goals as secondary indicators.</w:t>
              </w:r>
            </w:ins>
          </w:p>
          <w:p w14:paraId="48D35BC0" w14:textId="77777777" w:rsidR="00CA576E" w:rsidRPr="00CA576E" w:rsidRDefault="00CA576E" w:rsidP="00CA576E">
            <w:pPr>
              <w:spacing w:line="240" w:lineRule="auto"/>
              <w:contextualSpacing/>
              <w:rPr>
                <w:ins w:id="114" w:author="Ruiz, Edward" w:date="2026-02-19T16:58:00Z" w16du:dateUtc="2026-02-19T21:58:00Z"/>
                <w:rFonts w:ascii="Calibri" w:hAnsi="Calibri" w:cs="Calibri"/>
              </w:rPr>
            </w:pPr>
          </w:p>
        </w:tc>
      </w:tr>
      <w:tr w:rsidR="00CA576E" w:rsidRPr="008629DC" w14:paraId="20133C4A" w14:textId="77777777" w:rsidTr="006125B8">
        <w:trPr>
          <w:trHeight w:val="300"/>
          <w:ins w:id="115" w:author="Ruiz, Edward" w:date="2026-02-19T16:58: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2AA6F8" w14:textId="38CCC7A7" w:rsidR="00CA576E" w:rsidRDefault="00CA576E" w:rsidP="003C7B60">
            <w:pPr>
              <w:spacing w:line="240" w:lineRule="auto"/>
              <w:contextualSpacing/>
              <w:rPr>
                <w:ins w:id="116" w:author="Ruiz, Edward" w:date="2026-02-19T16:58:00Z" w16du:dateUtc="2026-02-19T21:58:00Z"/>
                <w:rFonts w:ascii="Calibri" w:eastAsia="Calibri" w:hAnsi="Calibri" w:cs="Calibri"/>
              </w:rPr>
            </w:pPr>
            <w:ins w:id="117" w:author="Ruiz, Edward" w:date="2026-02-19T16:58:00Z" w16du:dateUtc="2026-02-19T21:58:00Z">
              <w:r>
                <w:rPr>
                  <w:rFonts w:ascii="Calibri" w:eastAsia="Calibri" w:hAnsi="Calibri" w:cs="Calibri"/>
                </w:rPr>
                <w:t>5.30</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984C2E5" w14:textId="77777777" w:rsidR="00A15066" w:rsidRPr="00A15066" w:rsidRDefault="00A15066" w:rsidP="00A15066">
            <w:pPr>
              <w:spacing w:line="240" w:lineRule="auto"/>
              <w:contextualSpacing/>
              <w:rPr>
                <w:ins w:id="118" w:author="Ruiz, Edward" w:date="2026-02-19T16:58:00Z"/>
                <w:rFonts w:ascii="Calibri" w:hAnsi="Calibri" w:cs="Calibri"/>
              </w:rPr>
            </w:pPr>
            <w:ins w:id="119" w:author="Ruiz, Edward" w:date="2026-02-19T16:58:00Z">
              <w:r w:rsidRPr="00A15066">
                <w:rPr>
                  <w:rFonts w:ascii="Calibri" w:hAnsi="Calibri" w:cs="Calibri"/>
                </w:rPr>
                <w:t>When multiple goals are selected, the system shall calculate and display a ranked score for each product based on relative alignment to each goal, with the primary goal weighted highest.</w:t>
              </w:r>
            </w:ins>
          </w:p>
          <w:p w14:paraId="17548230" w14:textId="77777777" w:rsidR="00CA576E" w:rsidRPr="00CA576E" w:rsidRDefault="00CA576E" w:rsidP="00CA576E">
            <w:pPr>
              <w:spacing w:line="240" w:lineRule="auto"/>
              <w:contextualSpacing/>
              <w:rPr>
                <w:ins w:id="120" w:author="Ruiz, Edward" w:date="2026-02-19T16:58:00Z" w16du:dateUtc="2026-02-19T21:58:00Z"/>
                <w:rFonts w:ascii="Calibri" w:hAnsi="Calibri" w:cs="Calibri"/>
              </w:rPr>
            </w:pPr>
          </w:p>
        </w:tc>
      </w:tr>
      <w:tr w:rsidR="00A15066" w:rsidRPr="008629DC" w14:paraId="0B1F8937" w14:textId="77777777" w:rsidTr="006125B8">
        <w:trPr>
          <w:trHeight w:val="300"/>
          <w:ins w:id="121" w:author="Ruiz, Edward" w:date="2026-02-19T16:58: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2F9EEE" w14:textId="72BE1B4E" w:rsidR="00A15066" w:rsidRDefault="00A15066" w:rsidP="003C7B60">
            <w:pPr>
              <w:spacing w:line="240" w:lineRule="auto"/>
              <w:contextualSpacing/>
              <w:rPr>
                <w:ins w:id="122" w:author="Ruiz, Edward" w:date="2026-02-19T16:58:00Z" w16du:dateUtc="2026-02-19T21:58:00Z"/>
                <w:rFonts w:ascii="Calibri" w:eastAsia="Calibri" w:hAnsi="Calibri" w:cs="Calibri"/>
              </w:rPr>
            </w:pPr>
            <w:ins w:id="123" w:author="Ruiz, Edward" w:date="2026-02-19T16:59:00Z" w16du:dateUtc="2026-02-19T21:59:00Z">
              <w:r>
                <w:rPr>
                  <w:rFonts w:ascii="Calibri" w:eastAsia="Calibri" w:hAnsi="Calibri" w:cs="Calibri"/>
                </w:rPr>
                <w:t>5.31</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8910CD5" w14:textId="77777777" w:rsidR="00A15066" w:rsidRPr="00A15066" w:rsidRDefault="00A15066" w:rsidP="00A15066">
            <w:pPr>
              <w:spacing w:line="240" w:lineRule="auto"/>
              <w:contextualSpacing/>
              <w:rPr>
                <w:ins w:id="124" w:author="Ruiz, Edward" w:date="2026-02-19T16:59:00Z"/>
                <w:rFonts w:ascii="Calibri" w:hAnsi="Calibri" w:cs="Calibri"/>
              </w:rPr>
            </w:pPr>
            <w:ins w:id="125" w:author="Ruiz, Edward" w:date="2026-02-19T16:59:00Z">
              <w:r w:rsidRPr="00A15066">
                <w:rPr>
                  <w:rFonts w:ascii="Calibri" w:hAnsi="Calibri" w:cs="Calibri"/>
                </w:rPr>
                <w:t>The system shall display product dimensions (e.g., surrender period, income start date, rate reset windows, benefit duration) on a unified Gantt</w:t>
              </w:r>
              <w:r w:rsidRPr="00A15066">
                <w:rPr>
                  <w:rFonts w:ascii="Calibri" w:hAnsi="Calibri" w:cs="Calibri"/>
                </w:rPr>
                <w:noBreakHyphen/>
                <w:t>style chart to illustrate timelines and tradeoffs.</w:t>
              </w:r>
            </w:ins>
          </w:p>
          <w:p w14:paraId="64F0F623" w14:textId="77777777" w:rsidR="00A15066" w:rsidRPr="00A15066" w:rsidRDefault="00A15066" w:rsidP="00A15066">
            <w:pPr>
              <w:spacing w:line="240" w:lineRule="auto"/>
              <w:contextualSpacing/>
              <w:rPr>
                <w:ins w:id="126" w:author="Ruiz, Edward" w:date="2026-02-19T16:58:00Z" w16du:dateUtc="2026-02-19T21:58:00Z"/>
                <w:rFonts w:ascii="Calibri" w:hAnsi="Calibri" w:cs="Calibri"/>
              </w:rPr>
            </w:pPr>
          </w:p>
        </w:tc>
      </w:tr>
      <w:tr w:rsidR="00A15066" w:rsidRPr="008629DC" w14:paraId="107D7CD7" w14:textId="77777777" w:rsidTr="006125B8">
        <w:trPr>
          <w:trHeight w:val="300"/>
          <w:ins w:id="127" w:author="Ruiz, Edward" w:date="2026-02-19T16:59: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526C5F" w14:textId="12CA7443" w:rsidR="00A15066" w:rsidRDefault="00A15066" w:rsidP="003C7B60">
            <w:pPr>
              <w:spacing w:line="240" w:lineRule="auto"/>
              <w:contextualSpacing/>
              <w:rPr>
                <w:ins w:id="128" w:author="Ruiz, Edward" w:date="2026-02-19T16:59:00Z" w16du:dateUtc="2026-02-19T21:59:00Z"/>
                <w:rFonts w:ascii="Calibri" w:eastAsia="Calibri" w:hAnsi="Calibri" w:cs="Calibri"/>
              </w:rPr>
            </w:pPr>
            <w:ins w:id="129" w:author="Ruiz, Edward" w:date="2026-02-19T16:59:00Z" w16du:dateUtc="2026-02-19T21:59:00Z">
              <w:r>
                <w:rPr>
                  <w:rFonts w:ascii="Calibri" w:eastAsia="Calibri" w:hAnsi="Calibri" w:cs="Calibri"/>
                </w:rPr>
                <w:t>5.32</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C6778AC" w14:textId="77777777" w:rsidR="00451653" w:rsidRPr="00451653" w:rsidRDefault="00451653" w:rsidP="00451653">
            <w:pPr>
              <w:spacing w:line="240" w:lineRule="auto"/>
              <w:contextualSpacing/>
              <w:rPr>
                <w:ins w:id="130" w:author="Ruiz, Edward" w:date="2026-02-19T16:59:00Z"/>
                <w:rFonts w:ascii="Calibri" w:hAnsi="Calibri" w:cs="Calibri"/>
              </w:rPr>
            </w:pPr>
            <w:ins w:id="131" w:author="Ruiz, Edward" w:date="2026-02-19T16:59:00Z">
              <w:r w:rsidRPr="00451653">
                <w:rPr>
                  <w:rFonts w:ascii="Calibri" w:hAnsi="Calibri" w:cs="Calibri"/>
                </w:rPr>
                <w:t>The system shall allow multiple products to be displayed concurrently on the Gantt chart to enable side</w:t>
              </w:r>
              <w:r w:rsidRPr="00451653">
                <w:rPr>
                  <w:rFonts w:ascii="Calibri" w:hAnsi="Calibri" w:cs="Calibri"/>
                </w:rPr>
                <w:noBreakHyphen/>
                <w:t>by</w:t>
              </w:r>
              <w:r w:rsidRPr="00451653">
                <w:rPr>
                  <w:rFonts w:ascii="Calibri" w:hAnsi="Calibri" w:cs="Calibri"/>
                </w:rPr>
                <w:noBreakHyphen/>
                <w:t>side temporal comparison.</w:t>
              </w:r>
            </w:ins>
          </w:p>
          <w:p w14:paraId="51143D38" w14:textId="77777777" w:rsidR="00A15066" w:rsidRPr="00A15066" w:rsidRDefault="00A15066" w:rsidP="00A15066">
            <w:pPr>
              <w:spacing w:line="240" w:lineRule="auto"/>
              <w:contextualSpacing/>
              <w:rPr>
                <w:ins w:id="132" w:author="Ruiz, Edward" w:date="2026-02-19T16:59:00Z" w16du:dateUtc="2026-02-19T21:59:00Z"/>
                <w:rFonts w:ascii="Calibri" w:hAnsi="Calibri" w:cs="Calibri"/>
              </w:rPr>
            </w:pPr>
          </w:p>
        </w:tc>
      </w:tr>
      <w:tr w:rsidR="00451653" w:rsidRPr="008629DC" w14:paraId="0F7CF025" w14:textId="77777777" w:rsidTr="006125B8">
        <w:trPr>
          <w:trHeight w:val="300"/>
          <w:ins w:id="133" w:author="Ruiz, Edward" w:date="2026-02-19T16:59: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F64D67B" w14:textId="76B7BB08" w:rsidR="00451653" w:rsidRDefault="00451653" w:rsidP="003C7B60">
            <w:pPr>
              <w:spacing w:line="240" w:lineRule="auto"/>
              <w:contextualSpacing/>
              <w:rPr>
                <w:ins w:id="134" w:author="Ruiz, Edward" w:date="2026-02-19T16:59:00Z" w16du:dateUtc="2026-02-19T21:59:00Z"/>
                <w:rFonts w:ascii="Calibri" w:eastAsia="Calibri" w:hAnsi="Calibri" w:cs="Calibri"/>
              </w:rPr>
            </w:pPr>
            <w:ins w:id="135" w:author="Ruiz, Edward" w:date="2026-02-19T16:59:00Z" w16du:dateUtc="2026-02-19T21:59:00Z">
              <w:r>
                <w:rPr>
                  <w:rFonts w:ascii="Calibri" w:eastAsia="Calibri" w:hAnsi="Calibri" w:cs="Calibri"/>
                </w:rPr>
                <w:lastRenderedPageBreak/>
                <w:t>5.33</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26B3E73" w14:textId="77777777" w:rsidR="00451653" w:rsidRPr="00451653" w:rsidRDefault="00451653" w:rsidP="00451653">
            <w:pPr>
              <w:spacing w:line="240" w:lineRule="auto"/>
              <w:contextualSpacing/>
              <w:rPr>
                <w:ins w:id="136" w:author="Ruiz, Edward" w:date="2026-02-19T16:59:00Z"/>
                <w:rFonts w:ascii="Calibri" w:hAnsi="Calibri" w:cs="Calibri"/>
              </w:rPr>
            </w:pPr>
            <w:ins w:id="137" w:author="Ruiz, Edward" w:date="2026-02-19T16:59:00Z">
              <w:r w:rsidRPr="00451653">
                <w:rPr>
                  <w:rFonts w:ascii="Calibri" w:hAnsi="Calibri" w:cs="Calibri"/>
                </w:rPr>
                <w:t>The system shall support hover</w:t>
              </w:r>
              <w:r w:rsidRPr="00451653">
                <w:rPr>
                  <w:rFonts w:ascii="Calibri" w:hAnsi="Calibri" w:cs="Calibri"/>
                </w:rPr>
                <w:noBreakHyphen/>
                <w:t>based interactions on graphs and charts that surface detailed comparisons across multiple variables.</w:t>
              </w:r>
            </w:ins>
          </w:p>
          <w:p w14:paraId="6A851B80" w14:textId="77777777" w:rsidR="00451653" w:rsidRPr="00451653" w:rsidRDefault="00451653" w:rsidP="00451653">
            <w:pPr>
              <w:spacing w:line="240" w:lineRule="auto"/>
              <w:contextualSpacing/>
              <w:rPr>
                <w:ins w:id="138" w:author="Ruiz, Edward" w:date="2026-02-19T16:59:00Z" w16du:dateUtc="2026-02-19T21:59:00Z"/>
                <w:rFonts w:ascii="Calibri" w:hAnsi="Calibri" w:cs="Calibri"/>
              </w:rPr>
            </w:pPr>
          </w:p>
        </w:tc>
      </w:tr>
      <w:tr w:rsidR="00451653" w:rsidRPr="008629DC" w14:paraId="72FFA61B" w14:textId="77777777" w:rsidTr="006125B8">
        <w:trPr>
          <w:trHeight w:val="300"/>
          <w:ins w:id="139" w:author="Ruiz, Edward" w:date="2026-02-19T16:59: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FF38FED" w14:textId="3A851DDE" w:rsidR="00451653" w:rsidRDefault="00451653" w:rsidP="003C7B60">
            <w:pPr>
              <w:spacing w:line="240" w:lineRule="auto"/>
              <w:contextualSpacing/>
              <w:rPr>
                <w:ins w:id="140" w:author="Ruiz, Edward" w:date="2026-02-19T16:59:00Z" w16du:dateUtc="2026-02-19T21:59:00Z"/>
                <w:rFonts w:ascii="Calibri" w:eastAsia="Calibri" w:hAnsi="Calibri" w:cs="Calibri"/>
              </w:rPr>
            </w:pPr>
            <w:ins w:id="141" w:author="Ruiz, Edward" w:date="2026-02-19T16:59:00Z" w16du:dateUtc="2026-02-19T21:59:00Z">
              <w:r>
                <w:rPr>
                  <w:rFonts w:ascii="Calibri" w:eastAsia="Calibri" w:hAnsi="Calibri" w:cs="Calibri"/>
                </w:rPr>
                <w:t>5.34</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171C8E4" w14:textId="77777777" w:rsidR="00451653" w:rsidRPr="00451653" w:rsidRDefault="00451653" w:rsidP="00451653">
            <w:pPr>
              <w:spacing w:line="240" w:lineRule="auto"/>
              <w:contextualSpacing/>
              <w:rPr>
                <w:ins w:id="142" w:author="Ruiz, Edward" w:date="2026-02-19T16:59:00Z"/>
                <w:rFonts w:ascii="Calibri" w:hAnsi="Calibri" w:cs="Calibri"/>
              </w:rPr>
            </w:pPr>
            <w:ins w:id="143" w:author="Ruiz, Edward" w:date="2026-02-19T16:59:00Z">
              <w:r w:rsidRPr="00451653">
                <w:rPr>
                  <w:rFonts w:ascii="Calibri" w:hAnsi="Calibri" w:cs="Calibri"/>
                </w:rPr>
                <w:t>The hover details shall include funding source attributes when available, including but not limited to:</w:t>
              </w:r>
            </w:ins>
          </w:p>
          <w:p w14:paraId="05347706" w14:textId="77777777" w:rsidR="00451653" w:rsidRPr="00451653" w:rsidRDefault="00451653" w:rsidP="00451653">
            <w:pPr>
              <w:numPr>
                <w:ilvl w:val="0"/>
                <w:numId w:val="24"/>
              </w:numPr>
              <w:spacing w:line="240" w:lineRule="auto"/>
              <w:contextualSpacing/>
              <w:rPr>
                <w:ins w:id="144" w:author="Ruiz, Edward" w:date="2026-02-19T16:59:00Z"/>
                <w:rFonts w:ascii="Calibri" w:hAnsi="Calibri" w:cs="Calibri"/>
              </w:rPr>
            </w:pPr>
            <w:ins w:id="145" w:author="Ruiz, Edward" w:date="2026-02-19T16:59:00Z">
              <w:r w:rsidRPr="00451653">
                <w:rPr>
                  <w:rFonts w:ascii="Calibri" w:hAnsi="Calibri" w:cs="Calibri"/>
                </w:rPr>
                <w:t>Inherited assets</w:t>
              </w:r>
            </w:ins>
          </w:p>
          <w:p w14:paraId="48C6CA64" w14:textId="77777777" w:rsidR="00451653" w:rsidRPr="00451653" w:rsidRDefault="00451653" w:rsidP="00451653">
            <w:pPr>
              <w:numPr>
                <w:ilvl w:val="0"/>
                <w:numId w:val="24"/>
              </w:numPr>
              <w:spacing w:line="240" w:lineRule="auto"/>
              <w:contextualSpacing/>
              <w:rPr>
                <w:ins w:id="146" w:author="Ruiz, Edward" w:date="2026-02-19T16:59:00Z"/>
                <w:rFonts w:ascii="Calibri" w:hAnsi="Calibri" w:cs="Calibri"/>
              </w:rPr>
            </w:pPr>
            <w:ins w:id="147" w:author="Ruiz, Edward" w:date="2026-02-19T16:59:00Z">
              <w:r w:rsidRPr="00451653">
                <w:rPr>
                  <w:rFonts w:ascii="Calibri" w:hAnsi="Calibri" w:cs="Calibri"/>
                </w:rPr>
                <w:t>401(k) / qualified plan assets</w:t>
              </w:r>
            </w:ins>
          </w:p>
          <w:p w14:paraId="0D4F3FEC" w14:textId="77777777" w:rsidR="00451653" w:rsidRPr="00451653" w:rsidRDefault="00451653" w:rsidP="00451653">
            <w:pPr>
              <w:numPr>
                <w:ilvl w:val="0"/>
                <w:numId w:val="24"/>
              </w:numPr>
              <w:spacing w:line="240" w:lineRule="auto"/>
              <w:contextualSpacing/>
              <w:rPr>
                <w:ins w:id="148" w:author="Ruiz, Edward" w:date="2026-02-19T16:59:00Z"/>
                <w:rFonts w:ascii="Calibri" w:hAnsi="Calibri" w:cs="Calibri"/>
              </w:rPr>
            </w:pPr>
            <w:ins w:id="149" w:author="Ruiz, Edward" w:date="2026-02-19T16:59:00Z">
              <w:r w:rsidRPr="00451653">
                <w:rPr>
                  <w:rFonts w:ascii="Calibri" w:hAnsi="Calibri" w:cs="Calibri"/>
                </w:rPr>
                <w:t>IRA / Roth IRA</w:t>
              </w:r>
            </w:ins>
          </w:p>
          <w:p w14:paraId="3453EFF1" w14:textId="77777777" w:rsidR="00451653" w:rsidRPr="00451653" w:rsidRDefault="00451653" w:rsidP="00451653">
            <w:pPr>
              <w:numPr>
                <w:ilvl w:val="0"/>
                <w:numId w:val="24"/>
              </w:numPr>
              <w:spacing w:line="240" w:lineRule="auto"/>
              <w:contextualSpacing/>
              <w:rPr>
                <w:ins w:id="150" w:author="Ruiz, Edward" w:date="2026-02-19T16:59:00Z"/>
                <w:rFonts w:ascii="Calibri" w:hAnsi="Calibri" w:cs="Calibri"/>
              </w:rPr>
            </w:pPr>
            <w:ins w:id="151" w:author="Ruiz, Edward" w:date="2026-02-19T16:59:00Z">
              <w:r w:rsidRPr="00451653">
                <w:rPr>
                  <w:rFonts w:ascii="Calibri" w:hAnsi="Calibri" w:cs="Calibri"/>
                </w:rPr>
                <w:t>Non</w:t>
              </w:r>
              <w:r w:rsidRPr="00451653">
                <w:rPr>
                  <w:rFonts w:ascii="Calibri" w:hAnsi="Calibri" w:cs="Calibri"/>
                </w:rPr>
                <w:noBreakHyphen/>
                <w:t>qualified assets</w:t>
              </w:r>
            </w:ins>
          </w:p>
          <w:p w14:paraId="1328B4AA" w14:textId="77777777" w:rsidR="00451653" w:rsidRPr="00451653" w:rsidRDefault="00451653" w:rsidP="00451653">
            <w:pPr>
              <w:numPr>
                <w:ilvl w:val="0"/>
                <w:numId w:val="24"/>
              </w:numPr>
              <w:spacing w:line="240" w:lineRule="auto"/>
              <w:contextualSpacing/>
              <w:rPr>
                <w:ins w:id="152" w:author="Ruiz, Edward" w:date="2026-02-19T16:59:00Z"/>
                <w:rFonts w:ascii="Calibri" w:hAnsi="Calibri" w:cs="Calibri"/>
              </w:rPr>
            </w:pPr>
            <w:ins w:id="153" w:author="Ruiz, Edward" w:date="2026-02-19T16:59:00Z">
              <w:r w:rsidRPr="00451653">
                <w:rPr>
                  <w:rFonts w:ascii="Calibri" w:hAnsi="Calibri" w:cs="Calibri"/>
                </w:rPr>
                <w:t>Other ownership types</w:t>
              </w:r>
            </w:ins>
          </w:p>
          <w:p w14:paraId="4DE55BCD" w14:textId="77777777" w:rsidR="00451653" w:rsidRPr="00451653" w:rsidRDefault="00451653" w:rsidP="00451653">
            <w:pPr>
              <w:spacing w:line="240" w:lineRule="auto"/>
              <w:contextualSpacing/>
              <w:rPr>
                <w:ins w:id="154" w:author="Ruiz, Edward" w:date="2026-02-19T16:59:00Z" w16du:dateUtc="2026-02-19T21:59:00Z"/>
                <w:rFonts w:ascii="Calibri" w:hAnsi="Calibri" w:cs="Calibri"/>
              </w:rPr>
            </w:pPr>
          </w:p>
        </w:tc>
      </w:tr>
      <w:tr w:rsidR="00451653" w:rsidRPr="008629DC" w14:paraId="2D70E2F6" w14:textId="77777777" w:rsidTr="006125B8">
        <w:trPr>
          <w:trHeight w:val="300"/>
          <w:ins w:id="155" w:author="Ruiz, Edward" w:date="2026-02-19T16:59: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E531D4F" w14:textId="40DD6435" w:rsidR="00451653" w:rsidRDefault="00451653" w:rsidP="003C7B60">
            <w:pPr>
              <w:spacing w:line="240" w:lineRule="auto"/>
              <w:contextualSpacing/>
              <w:rPr>
                <w:ins w:id="156" w:author="Ruiz, Edward" w:date="2026-02-19T16:59:00Z" w16du:dateUtc="2026-02-19T21:59:00Z"/>
                <w:rFonts w:ascii="Calibri" w:eastAsia="Calibri" w:hAnsi="Calibri" w:cs="Calibri"/>
              </w:rPr>
            </w:pPr>
            <w:ins w:id="157" w:author="Ruiz, Edward" w:date="2026-02-19T16:59:00Z" w16du:dateUtc="2026-02-19T21:59:00Z">
              <w:r>
                <w:rPr>
                  <w:rFonts w:ascii="Calibri" w:eastAsia="Calibri" w:hAnsi="Calibri" w:cs="Calibri"/>
                </w:rPr>
                <w:t>5.35</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5946392" w14:textId="77777777" w:rsidR="00451653" w:rsidRPr="00451653" w:rsidRDefault="00451653" w:rsidP="00451653">
            <w:pPr>
              <w:spacing w:line="240" w:lineRule="auto"/>
              <w:contextualSpacing/>
              <w:rPr>
                <w:ins w:id="158" w:author="Ruiz, Edward" w:date="2026-02-19T16:59:00Z"/>
                <w:rFonts w:ascii="Calibri" w:hAnsi="Calibri" w:cs="Calibri"/>
              </w:rPr>
            </w:pPr>
            <w:ins w:id="159" w:author="Ruiz, Edward" w:date="2026-02-19T16:59:00Z">
              <w:r w:rsidRPr="00451653">
                <w:rPr>
                  <w:rFonts w:ascii="Calibri" w:hAnsi="Calibri" w:cs="Calibri"/>
                </w:rPr>
                <w:t>The system shall display plan type and ownership attributes in hover details when they materially impact suitability, taxation, or product eligibility.</w:t>
              </w:r>
            </w:ins>
          </w:p>
          <w:p w14:paraId="359843E1" w14:textId="77777777" w:rsidR="00451653" w:rsidRPr="00451653" w:rsidRDefault="00451653" w:rsidP="00451653">
            <w:pPr>
              <w:spacing w:line="240" w:lineRule="auto"/>
              <w:contextualSpacing/>
              <w:rPr>
                <w:ins w:id="160" w:author="Ruiz, Edward" w:date="2026-02-19T16:59:00Z" w16du:dateUtc="2026-02-19T21:59:00Z"/>
                <w:rFonts w:ascii="Calibri" w:hAnsi="Calibri" w:cs="Calibri"/>
              </w:rPr>
            </w:pPr>
          </w:p>
        </w:tc>
      </w:tr>
      <w:tr w:rsidR="00451653" w:rsidRPr="008629DC" w14:paraId="36E65284" w14:textId="77777777" w:rsidTr="006125B8">
        <w:trPr>
          <w:trHeight w:val="300"/>
          <w:ins w:id="161" w:author="Ruiz, Edward" w:date="2026-02-19T16:59: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EBA581" w14:textId="4A754A83" w:rsidR="00451653" w:rsidRDefault="00451653" w:rsidP="003C7B60">
            <w:pPr>
              <w:spacing w:line="240" w:lineRule="auto"/>
              <w:contextualSpacing/>
              <w:rPr>
                <w:ins w:id="162" w:author="Ruiz, Edward" w:date="2026-02-19T16:59:00Z" w16du:dateUtc="2026-02-19T21:59:00Z"/>
                <w:rFonts w:ascii="Calibri" w:eastAsia="Calibri" w:hAnsi="Calibri" w:cs="Calibri"/>
              </w:rPr>
            </w:pPr>
            <w:ins w:id="163" w:author="Ruiz, Edward" w:date="2026-02-19T16:59:00Z" w16du:dateUtc="2026-02-19T21:59:00Z">
              <w:r>
                <w:rPr>
                  <w:rFonts w:ascii="Calibri" w:eastAsia="Calibri" w:hAnsi="Calibri" w:cs="Calibri"/>
                </w:rPr>
                <w:t>5.36</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D762125" w14:textId="77777777" w:rsidR="00451653" w:rsidRDefault="00E60A02" w:rsidP="00451653">
            <w:pPr>
              <w:spacing w:line="240" w:lineRule="auto"/>
              <w:contextualSpacing/>
              <w:rPr>
                <w:ins w:id="164" w:author="Ruiz, Edward" w:date="2026-02-19T17:02:00Z" w16du:dateUtc="2026-02-19T22:02:00Z"/>
                <w:rFonts w:ascii="Calibri" w:hAnsi="Calibri" w:cs="Calibri"/>
              </w:rPr>
            </w:pPr>
            <w:ins w:id="165" w:author="Ruiz, Edward" w:date="2026-02-19T17:01:00Z">
              <w:r w:rsidRPr="00E60A02">
                <w:rPr>
                  <w:rFonts w:ascii="Calibri" w:hAnsi="Calibri" w:cs="Calibri"/>
                </w:rPr>
                <w:t>The system shall allow the advisor or customer to select the product types they wish to evaluate (e.g., fixed, fixed indexed, RILA, variable) as the first step in the comparison flow.</w:t>
              </w:r>
            </w:ins>
          </w:p>
          <w:p w14:paraId="12392FAA" w14:textId="538B7A92" w:rsidR="00E60A02" w:rsidRPr="00451653" w:rsidRDefault="00E60A02" w:rsidP="00451653">
            <w:pPr>
              <w:spacing w:line="240" w:lineRule="auto"/>
              <w:contextualSpacing/>
              <w:rPr>
                <w:ins w:id="166" w:author="Ruiz, Edward" w:date="2026-02-19T16:59:00Z" w16du:dateUtc="2026-02-19T21:59:00Z"/>
                <w:rFonts w:ascii="Calibri" w:hAnsi="Calibri" w:cs="Calibri"/>
              </w:rPr>
            </w:pPr>
          </w:p>
        </w:tc>
      </w:tr>
      <w:tr w:rsidR="00E60A02" w:rsidRPr="008629DC" w14:paraId="058E77BA" w14:textId="77777777" w:rsidTr="006125B8">
        <w:trPr>
          <w:trHeight w:val="300"/>
          <w:ins w:id="167"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06B5DA" w14:textId="088E634C" w:rsidR="00E60A02" w:rsidRDefault="00E60A02" w:rsidP="003C7B60">
            <w:pPr>
              <w:spacing w:line="240" w:lineRule="auto"/>
              <w:contextualSpacing/>
              <w:rPr>
                <w:ins w:id="168" w:author="Ruiz, Edward" w:date="2026-02-19T17:02:00Z" w16du:dateUtc="2026-02-19T22:02:00Z"/>
                <w:rFonts w:ascii="Calibri" w:eastAsia="Calibri" w:hAnsi="Calibri" w:cs="Calibri"/>
              </w:rPr>
            </w:pPr>
            <w:ins w:id="169" w:author="Ruiz, Edward" w:date="2026-02-19T17:02:00Z" w16du:dateUtc="2026-02-19T22:02:00Z">
              <w:r>
                <w:rPr>
                  <w:rFonts w:ascii="Calibri" w:eastAsia="Calibri" w:hAnsi="Calibri" w:cs="Calibri"/>
                </w:rPr>
                <w:t>5.37</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6DB7D76" w14:textId="77777777" w:rsidR="000F3D96" w:rsidRPr="000F3D96" w:rsidRDefault="000F3D96" w:rsidP="000F3D96">
            <w:pPr>
              <w:spacing w:line="240" w:lineRule="auto"/>
              <w:contextualSpacing/>
              <w:rPr>
                <w:ins w:id="170" w:author="Ruiz, Edward" w:date="2026-02-19T17:02:00Z"/>
                <w:rFonts w:ascii="Calibri" w:hAnsi="Calibri" w:cs="Calibri"/>
              </w:rPr>
            </w:pPr>
            <w:ins w:id="171" w:author="Ruiz, Edward" w:date="2026-02-19T17:02:00Z">
              <w:r w:rsidRPr="000F3D96">
                <w:rPr>
                  <w:rFonts w:ascii="Calibri" w:hAnsi="Calibri" w:cs="Calibri"/>
                </w:rPr>
                <w:t>If an income</w:t>
              </w:r>
              <w:r w:rsidRPr="000F3D96">
                <w:rPr>
                  <w:rFonts w:ascii="Calibri" w:hAnsi="Calibri" w:cs="Calibri"/>
                </w:rPr>
                <w:noBreakHyphen/>
                <w:t>related goal is selected, the system shall prompt the advisor or customer to indicate whether a living benefit (e.g., GLWB, GMIB) is desired.</w:t>
              </w:r>
            </w:ins>
          </w:p>
          <w:p w14:paraId="047B3435" w14:textId="77777777" w:rsidR="00E60A02" w:rsidRPr="00E60A02" w:rsidRDefault="00E60A02" w:rsidP="00451653">
            <w:pPr>
              <w:spacing w:line="240" w:lineRule="auto"/>
              <w:contextualSpacing/>
              <w:rPr>
                <w:ins w:id="172" w:author="Ruiz, Edward" w:date="2026-02-19T17:02:00Z" w16du:dateUtc="2026-02-19T22:02:00Z"/>
                <w:rFonts w:ascii="Calibri" w:hAnsi="Calibri" w:cs="Calibri"/>
              </w:rPr>
            </w:pPr>
          </w:p>
        </w:tc>
      </w:tr>
      <w:tr w:rsidR="000F3D96" w:rsidRPr="008629DC" w14:paraId="7BDE4290" w14:textId="77777777" w:rsidTr="006125B8">
        <w:trPr>
          <w:trHeight w:val="300"/>
          <w:ins w:id="173"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C3AC841" w14:textId="519FA2F1" w:rsidR="000F3D96" w:rsidRDefault="000F3D96" w:rsidP="003C7B60">
            <w:pPr>
              <w:spacing w:line="240" w:lineRule="auto"/>
              <w:contextualSpacing/>
              <w:rPr>
                <w:ins w:id="174" w:author="Ruiz, Edward" w:date="2026-02-19T17:02:00Z" w16du:dateUtc="2026-02-19T22:02:00Z"/>
                <w:rFonts w:ascii="Calibri" w:eastAsia="Calibri" w:hAnsi="Calibri" w:cs="Calibri"/>
              </w:rPr>
            </w:pPr>
            <w:ins w:id="175" w:author="Ruiz, Edward" w:date="2026-02-19T17:02:00Z" w16du:dateUtc="2026-02-19T22:02:00Z">
              <w:r>
                <w:rPr>
                  <w:rFonts w:ascii="Calibri" w:eastAsia="Calibri" w:hAnsi="Calibri" w:cs="Calibri"/>
                </w:rPr>
                <w:t>5.38</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BE79BD8" w14:textId="77777777" w:rsidR="000F3D96" w:rsidRPr="000F3D96" w:rsidRDefault="000F3D96" w:rsidP="000F3D96">
            <w:pPr>
              <w:spacing w:line="240" w:lineRule="auto"/>
              <w:contextualSpacing/>
              <w:rPr>
                <w:ins w:id="176" w:author="Ruiz, Edward" w:date="2026-02-19T17:02:00Z"/>
                <w:rFonts w:ascii="Calibri" w:hAnsi="Calibri" w:cs="Calibri"/>
              </w:rPr>
            </w:pPr>
            <w:ins w:id="177" w:author="Ruiz, Edward" w:date="2026-02-19T17:02:00Z">
              <w:r w:rsidRPr="000F3D96">
                <w:rPr>
                  <w:rFonts w:ascii="Calibri" w:hAnsi="Calibri" w:cs="Calibri"/>
                </w:rPr>
                <w:t>The system shall use the living benefit selection to inform product highlighting and ranking logic without removing products from view.</w:t>
              </w:r>
            </w:ins>
          </w:p>
          <w:p w14:paraId="7621704D" w14:textId="77777777" w:rsidR="000F3D96" w:rsidRPr="000F3D96" w:rsidRDefault="000F3D96" w:rsidP="000F3D96">
            <w:pPr>
              <w:spacing w:line="240" w:lineRule="auto"/>
              <w:contextualSpacing/>
              <w:rPr>
                <w:ins w:id="178" w:author="Ruiz, Edward" w:date="2026-02-19T17:02:00Z" w16du:dateUtc="2026-02-19T22:02:00Z"/>
                <w:rFonts w:ascii="Calibri" w:hAnsi="Calibri" w:cs="Calibri"/>
              </w:rPr>
            </w:pPr>
          </w:p>
        </w:tc>
      </w:tr>
      <w:tr w:rsidR="000F3D96" w:rsidRPr="008629DC" w14:paraId="0EBC9D9F" w14:textId="77777777" w:rsidTr="006125B8">
        <w:trPr>
          <w:trHeight w:val="300"/>
          <w:ins w:id="179"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9F92C48" w14:textId="5AAACECA" w:rsidR="000F3D96" w:rsidRDefault="000F3D96" w:rsidP="003C7B60">
            <w:pPr>
              <w:spacing w:line="240" w:lineRule="auto"/>
              <w:contextualSpacing/>
              <w:rPr>
                <w:ins w:id="180" w:author="Ruiz, Edward" w:date="2026-02-19T17:02:00Z" w16du:dateUtc="2026-02-19T22:02:00Z"/>
                <w:rFonts w:ascii="Calibri" w:eastAsia="Calibri" w:hAnsi="Calibri" w:cs="Calibri"/>
              </w:rPr>
            </w:pPr>
            <w:ins w:id="181" w:author="Ruiz, Edward" w:date="2026-02-19T17:02:00Z" w16du:dateUtc="2026-02-19T22:02:00Z">
              <w:r>
                <w:rPr>
                  <w:rFonts w:ascii="Calibri" w:eastAsia="Calibri" w:hAnsi="Calibri" w:cs="Calibri"/>
                </w:rPr>
                <w:t>5.39</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AA95690" w14:textId="77777777" w:rsidR="000F3D96" w:rsidRPr="000F3D96" w:rsidRDefault="000F3D96" w:rsidP="000F3D96">
            <w:pPr>
              <w:spacing w:line="240" w:lineRule="auto"/>
              <w:contextualSpacing/>
              <w:rPr>
                <w:ins w:id="182" w:author="Ruiz, Edward" w:date="2026-02-19T17:02:00Z"/>
                <w:rFonts w:ascii="Calibri" w:hAnsi="Calibri" w:cs="Calibri"/>
              </w:rPr>
            </w:pPr>
            <w:ins w:id="183" w:author="Ruiz, Edward" w:date="2026-02-19T17:02:00Z">
              <w:r w:rsidRPr="000F3D96">
                <w:rPr>
                  <w:rFonts w:ascii="Calibri" w:hAnsi="Calibri" w:cs="Calibri"/>
                </w:rPr>
                <w:t>The system shall display an eligibility indicator for each product based on the advisor’s profile, reflecting selling, training, and licensing status.</w:t>
              </w:r>
            </w:ins>
          </w:p>
          <w:p w14:paraId="372482D9" w14:textId="77777777" w:rsidR="000F3D96" w:rsidRPr="000F3D96" w:rsidRDefault="000F3D96" w:rsidP="000F3D96">
            <w:pPr>
              <w:spacing w:line="240" w:lineRule="auto"/>
              <w:contextualSpacing/>
              <w:rPr>
                <w:ins w:id="184" w:author="Ruiz, Edward" w:date="2026-02-19T17:02:00Z" w16du:dateUtc="2026-02-19T22:02:00Z"/>
                <w:rFonts w:ascii="Calibri" w:hAnsi="Calibri" w:cs="Calibri"/>
              </w:rPr>
            </w:pPr>
          </w:p>
        </w:tc>
      </w:tr>
      <w:tr w:rsidR="000F3D96" w:rsidRPr="008629DC" w14:paraId="0E7DC3BC" w14:textId="77777777" w:rsidTr="006125B8">
        <w:trPr>
          <w:trHeight w:val="300"/>
          <w:ins w:id="185"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BB30F9" w14:textId="308A33B9" w:rsidR="000F3D96" w:rsidRDefault="000F3D96" w:rsidP="003C7B60">
            <w:pPr>
              <w:spacing w:line="240" w:lineRule="auto"/>
              <w:contextualSpacing/>
              <w:rPr>
                <w:ins w:id="186" w:author="Ruiz, Edward" w:date="2026-02-19T17:02:00Z" w16du:dateUtc="2026-02-19T22:02:00Z"/>
                <w:rFonts w:ascii="Calibri" w:eastAsia="Calibri" w:hAnsi="Calibri" w:cs="Calibri"/>
              </w:rPr>
            </w:pPr>
            <w:ins w:id="187" w:author="Ruiz, Edward" w:date="2026-02-19T17:02:00Z" w16du:dateUtc="2026-02-19T22:02:00Z">
              <w:r>
                <w:rPr>
                  <w:rFonts w:ascii="Calibri" w:eastAsia="Calibri" w:hAnsi="Calibri" w:cs="Calibri"/>
                </w:rPr>
                <w:t>5.40</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C8F6EBE" w14:textId="77777777" w:rsidR="000F3D96" w:rsidRPr="000F3D96" w:rsidRDefault="000F3D96" w:rsidP="000F3D96">
            <w:pPr>
              <w:spacing w:line="240" w:lineRule="auto"/>
              <w:contextualSpacing/>
              <w:rPr>
                <w:ins w:id="188" w:author="Ruiz, Edward" w:date="2026-02-19T17:02:00Z"/>
                <w:rFonts w:ascii="Calibri" w:hAnsi="Calibri" w:cs="Calibri"/>
              </w:rPr>
            </w:pPr>
            <w:ins w:id="189" w:author="Ruiz, Edward" w:date="2026-02-19T17:02:00Z">
              <w:r w:rsidRPr="000F3D96">
                <w:rPr>
                  <w:rFonts w:ascii="Calibri" w:hAnsi="Calibri" w:cs="Calibri"/>
                </w:rPr>
                <w:t>The system shall represent eligibility using standardized visual indicators:</w:t>
              </w:r>
            </w:ins>
          </w:p>
          <w:p w14:paraId="45983D8C" w14:textId="77777777" w:rsidR="000F3D96" w:rsidRPr="000F3D96" w:rsidRDefault="000F3D96" w:rsidP="000F3D96">
            <w:pPr>
              <w:numPr>
                <w:ilvl w:val="0"/>
                <w:numId w:val="25"/>
              </w:numPr>
              <w:spacing w:line="240" w:lineRule="auto"/>
              <w:contextualSpacing/>
              <w:rPr>
                <w:ins w:id="190" w:author="Ruiz, Edward" w:date="2026-02-19T17:02:00Z"/>
                <w:rFonts w:ascii="Calibri" w:hAnsi="Calibri" w:cs="Calibri"/>
              </w:rPr>
            </w:pPr>
            <w:ins w:id="191" w:author="Ruiz, Edward" w:date="2026-02-19T17:02:00Z">
              <w:r w:rsidRPr="000F3D96">
                <w:rPr>
                  <w:rFonts w:ascii="Calibri" w:hAnsi="Calibri" w:cs="Calibri"/>
                  <w:b/>
                  <w:bCs/>
                </w:rPr>
                <w:t>Green:</w:t>
              </w:r>
              <w:r w:rsidRPr="000F3D96">
                <w:rPr>
                  <w:rFonts w:ascii="Calibri" w:hAnsi="Calibri" w:cs="Calibri"/>
                </w:rPr>
                <w:t xml:space="preserve"> Advisor is licensed, trained, and eligible to sell</w:t>
              </w:r>
            </w:ins>
          </w:p>
          <w:p w14:paraId="7C7E0B7B" w14:textId="77777777" w:rsidR="000F3D96" w:rsidRPr="000F3D96" w:rsidRDefault="000F3D96" w:rsidP="000F3D96">
            <w:pPr>
              <w:numPr>
                <w:ilvl w:val="0"/>
                <w:numId w:val="25"/>
              </w:numPr>
              <w:spacing w:line="240" w:lineRule="auto"/>
              <w:contextualSpacing/>
              <w:rPr>
                <w:ins w:id="192" w:author="Ruiz, Edward" w:date="2026-02-19T17:02:00Z"/>
                <w:rFonts w:ascii="Calibri" w:hAnsi="Calibri" w:cs="Calibri"/>
              </w:rPr>
            </w:pPr>
            <w:ins w:id="193" w:author="Ruiz, Edward" w:date="2026-02-19T17:02:00Z">
              <w:r w:rsidRPr="000F3D96">
                <w:rPr>
                  <w:rFonts w:ascii="Calibri" w:hAnsi="Calibri" w:cs="Calibri"/>
                  <w:b/>
                  <w:bCs/>
                </w:rPr>
                <w:t>Yellow:</w:t>
              </w:r>
              <w:r w:rsidRPr="000F3D96">
                <w:rPr>
                  <w:rFonts w:ascii="Calibri" w:hAnsi="Calibri" w:cs="Calibri"/>
                </w:rPr>
                <w:t xml:space="preserve"> Advisor is partially eligible (e.g., training or appointment pending)</w:t>
              </w:r>
            </w:ins>
          </w:p>
          <w:p w14:paraId="0A8B75E8" w14:textId="77777777" w:rsidR="000F3D96" w:rsidRPr="000F3D96" w:rsidRDefault="000F3D96" w:rsidP="000F3D96">
            <w:pPr>
              <w:numPr>
                <w:ilvl w:val="0"/>
                <w:numId w:val="25"/>
              </w:numPr>
              <w:spacing w:line="240" w:lineRule="auto"/>
              <w:contextualSpacing/>
              <w:rPr>
                <w:ins w:id="194" w:author="Ruiz, Edward" w:date="2026-02-19T17:02:00Z"/>
                <w:rFonts w:ascii="Calibri" w:hAnsi="Calibri" w:cs="Calibri"/>
              </w:rPr>
            </w:pPr>
            <w:ins w:id="195" w:author="Ruiz, Edward" w:date="2026-02-19T17:02:00Z">
              <w:r w:rsidRPr="000F3D96">
                <w:rPr>
                  <w:rFonts w:ascii="Calibri" w:hAnsi="Calibri" w:cs="Calibri"/>
                  <w:b/>
                  <w:bCs/>
                </w:rPr>
                <w:t>Red:</w:t>
              </w:r>
              <w:r w:rsidRPr="000F3D96">
                <w:rPr>
                  <w:rFonts w:ascii="Calibri" w:hAnsi="Calibri" w:cs="Calibri"/>
                </w:rPr>
                <w:t xml:space="preserve"> Advisor is not currently eligible to sell</w:t>
              </w:r>
            </w:ins>
          </w:p>
          <w:p w14:paraId="195289D1" w14:textId="77777777" w:rsidR="000F3D96" w:rsidRPr="000F3D96" w:rsidRDefault="000F3D96" w:rsidP="000F3D96">
            <w:pPr>
              <w:spacing w:line="240" w:lineRule="auto"/>
              <w:contextualSpacing/>
              <w:rPr>
                <w:ins w:id="196" w:author="Ruiz, Edward" w:date="2026-02-19T17:02:00Z" w16du:dateUtc="2026-02-19T22:02:00Z"/>
                <w:rFonts w:ascii="Calibri" w:hAnsi="Calibri" w:cs="Calibri"/>
              </w:rPr>
            </w:pPr>
          </w:p>
        </w:tc>
      </w:tr>
      <w:tr w:rsidR="000F3D96" w:rsidRPr="008629DC" w14:paraId="737177EF" w14:textId="77777777" w:rsidTr="006125B8">
        <w:trPr>
          <w:trHeight w:val="300"/>
          <w:ins w:id="197"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0534D8D" w14:textId="39EF85D5" w:rsidR="000F3D96" w:rsidRDefault="000F3D96" w:rsidP="003C7B60">
            <w:pPr>
              <w:spacing w:line="240" w:lineRule="auto"/>
              <w:contextualSpacing/>
              <w:rPr>
                <w:ins w:id="198" w:author="Ruiz, Edward" w:date="2026-02-19T17:02:00Z" w16du:dateUtc="2026-02-19T22:02:00Z"/>
                <w:rFonts w:ascii="Calibri" w:eastAsia="Calibri" w:hAnsi="Calibri" w:cs="Calibri"/>
              </w:rPr>
            </w:pPr>
            <w:ins w:id="199" w:author="Ruiz, Edward" w:date="2026-02-19T17:02:00Z" w16du:dateUtc="2026-02-19T22:02:00Z">
              <w:r>
                <w:rPr>
                  <w:rFonts w:ascii="Calibri" w:eastAsia="Calibri" w:hAnsi="Calibri" w:cs="Calibri"/>
                </w:rPr>
                <w:t>5.41</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DD104FD" w14:textId="77777777" w:rsidR="005B1680" w:rsidRPr="005B1680" w:rsidRDefault="005B1680" w:rsidP="005B1680">
            <w:pPr>
              <w:spacing w:line="240" w:lineRule="auto"/>
              <w:contextualSpacing/>
              <w:rPr>
                <w:ins w:id="200" w:author="Ruiz, Edward" w:date="2026-02-19T17:02:00Z"/>
                <w:rFonts w:ascii="Calibri" w:hAnsi="Calibri" w:cs="Calibri"/>
              </w:rPr>
            </w:pPr>
            <w:ins w:id="201" w:author="Ruiz, Edward" w:date="2026-02-19T17:02:00Z">
              <w:r w:rsidRPr="005B1680">
                <w:rPr>
                  <w:rFonts w:ascii="Calibri" w:hAnsi="Calibri" w:cs="Calibri"/>
                </w:rPr>
                <w:t>The system shall provide hover</w:t>
              </w:r>
              <w:r w:rsidRPr="005B1680">
                <w:rPr>
                  <w:rFonts w:ascii="Calibri" w:hAnsi="Calibri" w:cs="Calibri"/>
                </w:rPr>
                <w:noBreakHyphen/>
                <w:t>over explanations for yellow and red indicators, detailing the specific eligibility gaps.</w:t>
              </w:r>
            </w:ins>
          </w:p>
          <w:p w14:paraId="56D2E394" w14:textId="77777777" w:rsidR="000F3D96" w:rsidRPr="000F3D96" w:rsidRDefault="000F3D96" w:rsidP="000F3D96">
            <w:pPr>
              <w:spacing w:line="240" w:lineRule="auto"/>
              <w:contextualSpacing/>
              <w:rPr>
                <w:ins w:id="202" w:author="Ruiz, Edward" w:date="2026-02-19T17:02:00Z" w16du:dateUtc="2026-02-19T22:02:00Z"/>
                <w:rFonts w:ascii="Calibri" w:hAnsi="Calibri" w:cs="Calibri"/>
              </w:rPr>
            </w:pPr>
          </w:p>
        </w:tc>
      </w:tr>
      <w:tr w:rsidR="005B1680" w:rsidRPr="008629DC" w14:paraId="224762C8" w14:textId="77777777" w:rsidTr="006125B8">
        <w:trPr>
          <w:trHeight w:val="300"/>
          <w:ins w:id="203"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C1E694" w14:textId="74F1CED3" w:rsidR="005B1680" w:rsidRDefault="005B1680" w:rsidP="003C7B60">
            <w:pPr>
              <w:spacing w:line="240" w:lineRule="auto"/>
              <w:contextualSpacing/>
              <w:rPr>
                <w:ins w:id="204" w:author="Ruiz, Edward" w:date="2026-02-19T17:02:00Z" w16du:dateUtc="2026-02-19T22:02:00Z"/>
                <w:rFonts w:ascii="Calibri" w:eastAsia="Calibri" w:hAnsi="Calibri" w:cs="Calibri"/>
              </w:rPr>
            </w:pPr>
            <w:ins w:id="205" w:author="Ruiz, Edward" w:date="2026-02-19T17:02:00Z" w16du:dateUtc="2026-02-19T22:02:00Z">
              <w:r>
                <w:rPr>
                  <w:rFonts w:ascii="Calibri" w:eastAsia="Calibri" w:hAnsi="Calibri" w:cs="Calibri"/>
                </w:rPr>
                <w:t>5.42</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DC68948" w14:textId="77777777" w:rsidR="005B1680" w:rsidRPr="005B1680" w:rsidRDefault="005B1680" w:rsidP="005B1680">
            <w:pPr>
              <w:spacing w:line="240" w:lineRule="auto"/>
              <w:contextualSpacing/>
              <w:rPr>
                <w:ins w:id="206" w:author="Ruiz, Edward" w:date="2026-02-19T17:02:00Z"/>
                <w:rFonts w:ascii="Calibri" w:hAnsi="Calibri" w:cs="Calibri"/>
              </w:rPr>
            </w:pPr>
            <w:ins w:id="207" w:author="Ruiz, Edward" w:date="2026-02-19T17:02:00Z">
              <w:r w:rsidRPr="005B1680">
                <w:rPr>
                  <w:rFonts w:ascii="Calibri" w:hAnsi="Calibri" w:cs="Calibri"/>
                </w:rPr>
                <w:t>Eligibility indicators shall be dynamically calculated using the advisor’s profile, including licenses, appointments, training completion, and firm permissions.</w:t>
              </w:r>
            </w:ins>
          </w:p>
          <w:p w14:paraId="1DB77670" w14:textId="77777777" w:rsidR="005B1680" w:rsidRPr="005B1680" w:rsidRDefault="005B1680" w:rsidP="005B1680">
            <w:pPr>
              <w:spacing w:line="240" w:lineRule="auto"/>
              <w:contextualSpacing/>
              <w:rPr>
                <w:ins w:id="208" w:author="Ruiz, Edward" w:date="2026-02-19T17:02:00Z" w16du:dateUtc="2026-02-19T22:02:00Z"/>
                <w:rFonts w:ascii="Calibri" w:hAnsi="Calibri" w:cs="Calibri"/>
              </w:rPr>
            </w:pPr>
          </w:p>
        </w:tc>
      </w:tr>
      <w:tr w:rsidR="005B1680" w:rsidRPr="008629DC" w14:paraId="1B8632F3" w14:textId="77777777" w:rsidTr="006125B8">
        <w:trPr>
          <w:trHeight w:val="300"/>
          <w:ins w:id="209" w:author="Ruiz, Edward" w:date="2026-02-19T17:02: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8E2F2F" w14:textId="0F5E9944" w:rsidR="005B1680" w:rsidRDefault="005B1680" w:rsidP="003C7B60">
            <w:pPr>
              <w:spacing w:line="240" w:lineRule="auto"/>
              <w:contextualSpacing/>
              <w:rPr>
                <w:ins w:id="210" w:author="Ruiz, Edward" w:date="2026-02-19T17:02:00Z" w16du:dateUtc="2026-02-19T22:02:00Z"/>
                <w:rFonts w:ascii="Calibri" w:eastAsia="Calibri" w:hAnsi="Calibri" w:cs="Calibri"/>
              </w:rPr>
            </w:pPr>
            <w:ins w:id="211" w:author="Ruiz, Edward" w:date="2026-02-19T17:03:00Z" w16du:dateUtc="2026-02-19T22:03:00Z">
              <w:r>
                <w:rPr>
                  <w:rFonts w:ascii="Calibri" w:eastAsia="Calibri" w:hAnsi="Calibri" w:cs="Calibri"/>
                </w:rPr>
                <w:t>5.43</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4835C0F" w14:textId="77777777" w:rsidR="005B1680" w:rsidRPr="005B1680" w:rsidRDefault="005B1680" w:rsidP="005B1680">
            <w:pPr>
              <w:spacing w:line="240" w:lineRule="auto"/>
              <w:contextualSpacing/>
              <w:rPr>
                <w:ins w:id="212" w:author="Ruiz, Edward" w:date="2026-02-19T17:03:00Z"/>
                <w:rFonts w:ascii="Calibri" w:hAnsi="Calibri" w:cs="Calibri"/>
              </w:rPr>
            </w:pPr>
            <w:ins w:id="213" w:author="Ruiz, Edward" w:date="2026-02-19T17:03:00Z">
              <w:r w:rsidRPr="005B1680">
                <w:rPr>
                  <w:rFonts w:ascii="Calibri" w:hAnsi="Calibri" w:cs="Calibri"/>
                </w:rPr>
                <w:t>When a product is not currently sellable by the advisor, the system shall display a “Coming Soon” or equivalent action.</w:t>
              </w:r>
            </w:ins>
          </w:p>
          <w:p w14:paraId="55B4FE22" w14:textId="77777777" w:rsidR="005B1680" w:rsidRPr="005B1680" w:rsidRDefault="005B1680" w:rsidP="005B1680">
            <w:pPr>
              <w:spacing w:line="240" w:lineRule="auto"/>
              <w:contextualSpacing/>
              <w:rPr>
                <w:ins w:id="214" w:author="Ruiz, Edward" w:date="2026-02-19T17:02:00Z" w16du:dateUtc="2026-02-19T22:02:00Z"/>
                <w:rFonts w:ascii="Calibri" w:hAnsi="Calibri" w:cs="Calibri"/>
              </w:rPr>
            </w:pPr>
          </w:p>
        </w:tc>
      </w:tr>
      <w:tr w:rsidR="00DD02C6" w:rsidRPr="008629DC" w14:paraId="2AB3B0ED" w14:textId="77777777" w:rsidTr="006125B8">
        <w:trPr>
          <w:trHeight w:val="300"/>
          <w:ins w:id="215" w:author="Ruiz, Edward" w:date="2026-02-19T17:04: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C86882A" w14:textId="57B2FB29" w:rsidR="00DD02C6" w:rsidRDefault="00DD02C6" w:rsidP="003C7B60">
            <w:pPr>
              <w:spacing w:line="240" w:lineRule="auto"/>
              <w:contextualSpacing/>
              <w:rPr>
                <w:ins w:id="216" w:author="Ruiz, Edward" w:date="2026-02-19T17:04:00Z" w16du:dateUtc="2026-02-19T22:04:00Z"/>
                <w:rFonts w:ascii="Calibri" w:eastAsia="Calibri" w:hAnsi="Calibri" w:cs="Calibri"/>
              </w:rPr>
            </w:pPr>
            <w:ins w:id="217" w:author="Ruiz, Edward" w:date="2026-02-19T17:04:00Z" w16du:dateUtc="2026-02-19T22:04:00Z">
              <w:r>
                <w:rPr>
                  <w:rFonts w:ascii="Calibri" w:eastAsia="Calibri" w:hAnsi="Calibri" w:cs="Calibri"/>
                </w:rPr>
                <w:t>5.44</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2365A1F" w14:textId="77777777" w:rsidR="0028223C" w:rsidRPr="0028223C" w:rsidRDefault="0028223C" w:rsidP="0028223C">
            <w:pPr>
              <w:spacing w:line="240" w:lineRule="auto"/>
              <w:contextualSpacing/>
              <w:rPr>
                <w:ins w:id="218" w:author="Ruiz, Edward" w:date="2026-02-19T17:04:00Z"/>
                <w:rFonts w:ascii="Calibri" w:hAnsi="Calibri" w:cs="Calibri"/>
              </w:rPr>
            </w:pPr>
            <w:ins w:id="219" w:author="Ruiz, Edward" w:date="2026-02-19T17:04:00Z">
              <w:r w:rsidRPr="0028223C">
                <w:rPr>
                  <w:rFonts w:ascii="Calibri" w:hAnsi="Calibri" w:cs="Calibri"/>
                </w:rPr>
                <w:t>Selecting the “Coming Soon” action shall direct the advisor to guidance on how to resolve eligibility gaps, such as licensing steps, training requirements, or appointment processes.</w:t>
              </w:r>
            </w:ins>
          </w:p>
          <w:p w14:paraId="60229B7B" w14:textId="77777777" w:rsidR="00DD02C6" w:rsidRPr="005B1680" w:rsidRDefault="00DD02C6" w:rsidP="005B1680">
            <w:pPr>
              <w:spacing w:line="240" w:lineRule="auto"/>
              <w:contextualSpacing/>
              <w:rPr>
                <w:ins w:id="220" w:author="Ruiz, Edward" w:date="2026-02-19T17:04:00Z" w16du:dateUtc="2026-02-19T22:04:00Z"/>
                <w:rFonts w:ascii="Calibri" w:hAnsi="Calibri" w:cs="Calibri"/>
              </w:rPr>
            </w:pPr>
          </w:p>
        </w:tc>
      </w:tr>
      <w:tr w:rsidR="0028223C" w:rsidRPr="008629DC" w14:paraId="61507B5E" w14:textId="77777777" w:rsidTr="006125B8">
        <w:trPr>
          <w:trHeight w:val="300"/>
          <w:ins w:id="221" w:author="Ruiz, Edward" w:date="2026-02-19T17:04: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BBEDEC" w14:textId="11F20F4C" w:rsidR="0028223C" w:rsidRDefault="0028223C" w:rsidP="003C7B60">
            <w:pPr>
              <w:spacing w:line="240" w:lineRule="auto"/>
              <w:contextualSpacing/>
              <w:rPr>
                <w:ins w:id="222" w:author="Ruiz, Edward" w:date="2026-02-19T17:04:00Z" w16du:dateUtc="2026-02-19T22:04:00Z"/>
                <w:rFonts w:ascii="Calibri" w:eastAsia="Calibri" w:hAnsi="Calibri" w:cs="Calibri"/>
              </w:rPr>
            </w:pPr>
            <w:ins w:id="223" w:author="Ruiz, Edward" w:date="2026-02-19T17:04:00Z" w16du:dateUtc="2026-02-19T22:04:00Z">
              <w:r>
                <w:rPr>
                  <w:rFonts w:ascii="Calibri" w:eastAsia="Calibri" w:hAnsi="Calibri" w:cs="Calibri"/>
                </w:rPr>
                <w:lastRenderedPageBreak/>
                <w:t>5.45</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F141107" w14:textId="77777777" w:rsidR="0028223C" w:rsidRDefault="0028223C" w:rsidP="0028223C">
            <w:pPr>
              <w:spacing w:line="240" w:lineRule="auto"/>
              <w:contextualSpacing/>
              <w:rPr>
                <w:ins w:id="224" w:author="Ruiz, Edward" w:date="2026-02-19T17:04:00Z" w16du:dateUtc="2026-02-19T22:04:00Z"/>
                <w:rFonts w:ascii="Calibri" w:hAnsi="Calibri" w:cs="Calibri"/>
              </w:rPr>
            </w:pPr>
            <w:ins w:id="225" w:author="Ruiz, Edward" w:date="2026-02-19T17:04:00Z">
              <w:r w:rsidRPr="0028223C">
                <w:rPr>
                  <w:rFonts w:ascii="Calibri" w:hAnsi="Calibri" w:cs="Calibri"/>
                </w:rPr>
                <w:t>The system shall display a line graph illustrating historical and/or projected rate changes for products when available.</w:t>
              </w:r>
            </w:ins>
          </w:p>
          <w:p w14:paraId="5DA36B19" w14:textId="37A11C77" w:rsidR="0028223C" w:rsidRPr="0028223C" w:rsidRDefault="0028223C" w:rsidP="0028223C">
            <w:pPr>
              <w:spacing w:line="240" w:lineRule="auto"/>
              <w:contextualSpacing/>
              <w:rPr>
                <w:ins w:id="226" w:author="Ruiz, Edward" w:date="2026-02-19T17:04:00Z" w16du:dateUtc="2026-02-19T22:04:00Z"/>
                <w:rFonts w:ascii="Calibri" w:hAnsi="Calibri" w:cs="Calibri"/>
              </w:rPr>
            </w:pPr>
          </w:p>
        </w:tc>
      </w:tr>
      <w:tr w:rsidR="0028223C" w:rsidRPr="008629DC" w14:paraId="705F9E0B" w14:textId="77777777" w:rsidTr="006125B8">
        <w:trPr>
          <w:trHeight w:val="300"/>
          <w:ins w:id="227" w:author="Ruiz, Edward" w:date="2026-02-19T17:04: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B1B8CA" w14:textId="4A12DDAC" w:rsidR="0028223C" w:rsidRDefault="0028223C" w:rsidP="003C7B60">
            <w:pPr>
              <w:spacing w:line="240" w:lineRule="auto"/>
              <w:contextualSpacing/>
              <w:rPr>
                <w:ins w:id="228" w:author="Ruiz, Edward" w:date="2026-02-19T17:04:00Z" w16du:dateUtc="2026-02-19T22:04:00Z"/>
                <w:rFonts w:ascii="Calibri" w:eastAsia="Calibri" w:hAnsi="Calibri" w:cs="Calibri"/>
              </w:rPr>
            </w:pPr>
            <w:ins w:id="229" w:author="Ruiz, Edward" w:date="2026-02-19T17:04:00Z" w16du:dateUtc="2026-02-19T22:04:00Z">
              <w:r>
                <w:rPr>
                  <w:rFonts w:ascii="Calibri" w:eastAsia="Calibri" w:hAnsi="Calibri" w:cs="Calibri"/>
                </w:rPr>
                <w:t>5.46</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A8BAF70" w14:textId="77777777" w:rsidR="0028223C" w:rsidRPr="0028223C" w:rsidRDefault="0028223C" w:rsidP="0028223C">
            <w:pPr>
              <w:spacing w:line="240" w:lineRule="auto"/>
              <w:contextualSpacing/>
              <w:rPr>
                <w:ins w:id="230" w:author="Ruiz, Edward" w:date="2026-02-19T17:04:00Z"/>
                <w:rFonts w:ascii="Calibri" w:hAnsi="Calibri" w:cs="Calibri"/>
              </w:rPr>
            </w:pPr>
            <w:ins w:id="231" w:author="Ruiz, Edward" w:date="2026-02-19T17:04:00Z">
              <w:r w:rsidRPr="0028223C">
                <w:rPr>
                  <w:rFonts w:ascii="Calibri" w:hAnsi="Calibri" w:cs="Calibri"/>
                </w:rPr>
                <w:t>The system shall support visualizing how a product could perform over time based on rates, crediting methods, or income assumptions, using standardized modeling logic.</w:t>
              </w:r>
            </w:ins>
          </w:p>
          <w:p w14:paraId="440AE0D1" w14:textId="77777777" w:rsidR="0028223C" w:rsidRPr="0028223C" w:rsidRDefault="0028223C" w:rsidP="0028223C">
            <w:pPr>
              <w:spacing w:line="240" w:lineRule="auto"/>
              <w:contextualSpacing/>
              <w:rPr>
                <w:ins w:id="232" w:author="Ruiz, Edward" w:date="2026-02-19T17:04:00Z" w16du:dateUtc="2026-02-19T22:04:00Z"/>
                <w:rFonts w:ascii="Calibri" w:hAnsi="Calibri" w:cs="Calibri"/>
              </w:rPr>
            </w:pPr>
          </w:p>
        </w:tc>
      </w:tr>
      <w:tr w:rsidR="0028223C" w:rsidRPr="008629DC" w14:paraId="2E74D672" w14:textId="77777777" w:rsidTr="006125B8">
        <w:trPr>
          <w:trHeight w:val="300"/>
          <w:ins w:id="233" w:author="Ruiz, Edward" w:date="2026-02-19T17:04: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CE1E19" w14:textId="2B8A9965" w:rsidR="0028223C" w:rsidRDefault="0028223C" w:rsidP="003C7B60">
            <w:pPr>
              <w:spacing w:line="240" w:lineRule="auto"/>
              <w:contextualSpacing/>
              <w:rPr>
                <w:ins w:id="234" w:author="Ruiz, Edward" w:date="2026-02-19T17:04:00Z" w16du:dateUtc="2026-02-19T22:04:00Z"/>
                <w:rFonts w:ascii="Calibri" w:eastAsia="Calibri" w:hAnsi="Calibri" w:cs="Calibri"/>
              </w:rPr>
            </w:pPr>
            <w:ins w:id="235" w:author="Ruiz, Edward" w:date="2026-02-19T17:04:00Z" w16du:dateUtc="2026-02-19T22:04:00Z">
              <w:r>
                <w:rPr>
                  <w:rFonts w:ascii="Calibri" w:eastAsia="Calibri" w:hAnsi="Calibri" w:cs="Calibri"/>
                </w:rPr>
                <w:t>5.47</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FEF1661" w14:textId="77777777" w:rsidR="0028223C" w:rsidRPr="0028223C" w:rsidRDefault="0028223C" w:rsidP="0028223C">
            <w:pPr>
              <w:spacing w:line="240" w:lineRule="auto"/>
              <w:contextualSpacing/>
              <w:rPr>
                <w:ins w:id="236" w:author="Ruiz, Edward" w:date="2026-02-19T17:04:00Z"/>
                <w:rFonts w:ascii="Calibri" w:hAnsi="Calibri" w:cs="Calibri"/>
              </w:rPr>
            </w:pPr>
            <w:ins w:id="237" w:author="Ruiz, Edward" w:date="2026-02-19T17:04:00Z">
              <w:r w:rsidRPr="0028223C">
                <w:rPr>
                  <w:rFonts w:ascii="Calibri" w:hAnsi="Calibri" w:cs="Calibri"/>
                </w:rPr>
                <w:t>Performance</w:t>
              </w:r>
              <w:r w:rsidRPr="0028223C">
                <w:rPr>
                  <w:rFonts w:ascii="Calibri" w:hAnsi="Calibri" w:cs="Calibri"/>
                </w:rPr>
                <w:noBreakHyphen/>
                <w:t>over</w:t>
              </w:r>
              <w:r w:rsidRPr="0028223C">
                <w:rPr>
                  <w:rFonts w:ascii="Calibri" w:hAnsi="Calibri" w:cs="Calibri"/>
                </w:rPr>
                <w:noBreakHyphen/>
                <w:t>time graphs shall remain consistent with the selected goal, funding source, and living benefit assumptions used elsewhere in the comparison.</w:t>
              </w:r>
            </w:ins>
          </w:p>
          <w:p w14:paraId="176590E8" w14:textId="77777777" w:rsidR="0028223C" w:rsidRPr="0028223C" w:rsidRDefault="0028223C" w:rsidP="0028223C">
            <w:pPr>
              <w:spacing w:line="240" w:lineRule="auto"/>
              <w:contextualSpacing/>
              <w:rPr>
                <w:ins w:id="238" w:author="Ruiz, Edward" w:date="2026-02-19T17:04:00Z" w16du:dateUtc="2026-02-19T22:04:00Z"/>
                <w:rFonts w:ascii="Calibri" w:hAnsi="Calibri" w:cs="Calibri"/>
              </w:rPr>
            </w:pPr>
          </w:p>
        </w:tc>
      </w:tr>
    </w:tbl>
    <w:p w14:paraId="730BB6AD" w14:textId="6247B0D6" w:rsidR="00A3409F" w:rsidRPr="008629DC" w:rsidRDefault="00A3409F"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239" w:name="_Toc221563771"/>
      <w:r w:rsidRPr="008629DC">
        <w:rPr>
          <w:rFonts w:ascii="Calibri" w:eastAsia="Calibri" w:hAnsi="Calibri" w:cs="Calibri"/>
          <w:b/>
          <w:bCs/>
          <w:color w:val="0000FF"/>
          <w:sz w:val="24"/>
          <w:szCs w:val="24"/>
          <w:u w:val="single"/>
        </w:rPr>
        <w:t>Advisor Review &amp; Client Discussion</w:t>
      </w:r>
      <w:bookmarkEnd w:id="239"/>
    </w:p>
    <w:tbl>
      <w:tblPr>
        <w:tblW w:w="9980" w:type="dxa"/>
        <w:tblLayout w:type="fixed"/>
        <w:tblLook w:val="01E0" w:firstRow="1" w:lastRow="1" w:firstColumn="1" w:lastColumn="1" w:noHBand="0" w:noVBand="0"/>
      </w:tblPr>
      <w:tblGrid>
        <w:gridCol w:w="1014"/>
        <w:gridCol w:w="8966"/>
      </w:tblGrid>
      <w:tr w:rsidR="00A3409F" w:rsidRPr="008629DC" w14:paraId="5A12583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236BFF37" w14:textId="77777777" w:rsidR="00A3409F" w:rsidRPr="008629DC" w:rsidRDefault="00A3409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12A97E8" w14:textId="77777777" w:rsidR="00A3409F" w:rsidRPr="008629DC" w:rsidRDefault="00A3409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A3409F" w:rsidRPr="008629DC" w14:paraId="3DC8A04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CF84B6" w14:textId="0836E7CA"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1BBE191" w14:textId="63B7DB34"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allow the advisor to mark which options (renewal, replacement alternatives) were reviewed with the client and capture the date of discussion. </w:t>
            </w:r>
          </w:p>
          <w:p w14:paraId="29911468" w14:textId="3E825443" w:rsidR="00A3409F" w:rsidRPr="008629DC" w:rsidRDefault="00A3409F" w:rsidP="003C7B60">
            <w:pPr>
              <w:spacing w:line="240" w:lineRule="auto"/>
              <w:contextualSpacing/>
              <w:rPr>
                <w:rFonts w:ascii="Calibri" w:eastAsia="Calibri" w:hAnsi="Calibri" w:cs="Calibri"/>
              </w:rPr>
            </w:pPr>
          </w:p>
        </w:tc>
      </w:tr>
      <w:tr w:rsidR="00A3409F" w:rsidRPr="008629DC" w14:paraId="7215A0D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912165" w14:textId="3C1B3D73"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F5752A8" w14:textId="15507D2C"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provide a client</w:t>
            </w:r>
            <w:r w:rsidRPr="008629DC">
              <w:rPr>
                <w:rFonts w:ascii="Calibri" w:hAnsi="Calibri" w:cs="Calibri"/>
              </w:rPr>
              <w:noBreakHyphen/>
              <w:t>friendly view of the comparison that the advisor can present during the meeting, including clear explanations of trade</w:t>
            </w:r>
            <w:r w:rsidRPr="008629DC">
              <w:rPr>
                <w:rFonts w:ascii="Calibri" w:hAnsi="Calibri" w:cs="Calibri"/>
              </w:rPr>
              <w:noBreakHyphen/>
              <w:t xml:space="preserve">offs, benefits, and risks. </w:t>
            </w:r>
          </w:p>
          <w:p w14:paraId="4EBADF4E" w14:textId="28E756CC" w:rsidR="00A3409F" w:rsidRPr="008629DC" w:rsidRDefault="00A3409F" w:rsidP="003C7B60">
            <w:pPr>
              <w:spacing w:line="240" w:lineRule="auto"/>
              <w:contextualSpacing/>
              <w:rPr>
                <w:rFonts w:ascii="Calibri" w:eastAsia="Calibri" w:hAnsi="Calibri" w:cs="Calibri"/>
              </w:rPr>
            </w:pPr>
          </w:p>
        </w:tc>
      </w:tr>
      <w:tr w:rsidR="00A3409F" w:rsidRPr="008629DC" w14:paraId="0E467DE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FF7EA8" w14:textId="5CE87702"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19D1261" w14:textId="6DDEF9B7"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enable capture of client objectives, risk tolerance, time horizon, liquidity needs, tax considerations, and other suitability factors required for best</w:t>
            </w:r>
            <w:r w:rsidRPr="008629DC">
              <w:rPr>
                <w:rFonts w:ascii="Calibri" w:hAnsi="Calibri" w:cs="Calibri"/>
              </w:rPr>
              <w:noBreakHyphen/>
              <w:t xml:space="preserve">interest documentation. </w:t>
            </w:r>
          </w:p>
          <w:p w14:paraId="76AAB74A" w14:textId="4DF99C63" w:rsidR="00A3409F" w:rsidRPr="008629DC" w:rsidRDefault="00A3409F" w:rsidP="003C7B60">
            <w:pPr>
              <w:spacing w:line="240" w:lineRule="auto"/>
              <w:contextualSpacing/>
              <w:rPr>
                <w:rFonts w:ascii="Calibri" w:eastAsia="Calibri" w:hAnsi="Calibri" w:cs="Calibri"/>
              </w:rPr>
            </w:pPr>
          </w:p>
        </w:tc>
      </w:tr>
      <w:tr w:rsidR="00A3409F" w:rsidRPr="008629DC" w14:paraId="42BABC4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52DD345" w14:textId="59C24967"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D3A23B3" w14:textId="03895C2C"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prefill suitability inputs from existing client data where available and clearly indicate which fields were prefilling vs. entered during the discussion. </w:t>
            </w:r>
          </w:p>
          <w:p w14:paraId="1A0EBECF" w14:textId="7BF1585B" w:rsidR="00A3409F" w:rsidRPr="008629DC" w:rsidRDefault="00A3409F" w:rsidP="003C7B60">
            <w:pPr>
              <w:spacing w:line="240" w:lineRule="auto"/>
              <w:contextualSpacing/>
              <w:rPr>
                <w:rFonts w:ascii="Calibri" w:eastAsia="Calibri" w:hAnsi="Calibri" w:cs="Calibri"/>
              </w:rPr>
            </w:pPr>
          </w:p>
        </w:tc>
      </w:tr>
      <w:tr w:rsidR="00A3409F" w:rsidRPr="008629DC" w14:paraId="42132A2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D7167D" w14:textId="25692C12"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11A5FB0" w14:textId="0A07AAED"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allow the advisor to record the client’s preferences and rationale (e.g., prioritize guaranteed rate vs. upside potential) as structured fields and free</w:t>
            </w:r>
            <w:r w:rsidRPr="008629DC">
              <w:rPr>
                <w:rFonts w:ascii="Calibri" w:hAnsi="Calibri" w:cs="Calibri"/>
              </w:rPr>
              <w:noBreakHyphen/>
              <w:t xml:space="preserve">form notes. </w:t>
            </w:r>
          </w:p>
          <w:p w14:paraId="4D86A921" w14:textId="74D78574" w:rsidR="00A3409F" w:rsidRPr="008629DC" w:rsidRDefault="00A3409F" w:rsidP="003C7B60">
            <w:pPr>
              <w:spacing w:line="240" w:lineRule="auto"/>
              <w:contextualSpacing/>
              <w:rPr>
                <w:rFonts w:ascii="Calibri" w:eastAsia="Calibri" w:hAnsi="Calibri" w:cs="Calibri"/>
              </w:rPr>
            </w:pPr>
          </w:p>
        </w:tc>
      </w:tr>
      <w:tr w:rsidR="00A3409F" w:rsidRPr="008629DC" w14:paraId="7986969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E6EDB2" w14:textId="71E9F322"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4320228" w14:textId="2D164148"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surface required disclosures applicable to each option and require advisor acknowledgment that disclosures were reviewed with the client. </w:t>
            </w:r>
          </w:p>
          <w:p w14:paraId="613997EF" w14:textId="0B27B0A6" w:rsidR="00A3409F" w:rsidRPr="008629DC" w:rsidRDefault="00A3409F" w:rsidP="003C7B60">
            <w:pPr>
              <w:spacing w:line="240" w:lineRule="auto"/>
              <w:contextualSpacing/>
              <w:rPr>
                <w:rFonts w:ascii="Calibri" w:eastAsia="Calibri" w:hAnsi="Calibri" w:cs="Calibri"/>
              </w:rPr>
            </w:pPr>
          </w:p>
        </w:tc>
      </w:tr>
      <w:tr w:rsidR="00A3409F" w:rsidRPr="008629DC" w14:paraId="16E75BF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B775BF" w14:textId="789DE63F"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15368D5" w14:textId="39220FF6"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dynamically update suitability assessment results as advisor inputs are added or changed during the discussion. </w:t>
            </w:r>
          </w:p>
          <w:p w14:paraId="4B2CF608" w14:textId="0CB08D60" w:rsidR="00A3409F" w:rsidRPr="008629DC" w:rsidRDefault="00A3409F" w:rsidP="003C7B60">
            <w:pPr>
              <w:spacing w:line="240" w:lineRule="auto"/>
              <w:contextualSpacing/>
              <w:rPr>
                <w:rFonts w:ascii="Calibri" w:eastAsia="Calibri" w:hAnsi="Calibri" w:cs="Calibri"/>
              </w:rPr>
            </w:pPr>
          </w:p>
        </w:tc>
      </w:tr>
      <w:tr w:rsidR="00A3409F" w:rsidRPr="008629DC" w14:paraId="5A1E8F6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CAD162" w14:textId="7133750F"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656B108" w14:textId="693993E3"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flag any suitability gaps (e.g., missing financial profile data, conflicting objectives) and prevent moving forward until resolved or a compliant exception process is followed. </w:t>
            </w:r>
          </w:p>
          <w:p w14:paraId="74CF91F0" w14:textId="6C2C50C6" w:rsidR="00A3409F" w:rsidRPr="008629DC" w:rsidRDefault="00A3409F" w:rsidP="003C7B60">
            <w:pPr>
              <w:spacing w:line="240" w:lineRule="auto"/>
              <w:contextualSpacing/>
              <w:rPr>
                <w:rFonts w:ascii="Calibri" w:eastAsia="Calibri" w:hAnsi="Calibri" w:cs="Calibri"/>
              </w:rPr>
            </w:pPr>
          </w:p>
        </w:tc>
      </w:tr>
      <w:tr w:rsidR="00A3409F" w:rsidRPr="008629DC" w14:paraId="43333F2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A6F42AC" w14:textId="756121C1"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7117FE0" w14:textId="3D907B8E"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capture explicit client consent/acknowledgment that options and trade</w:t>
            </w:r>
            <w:r w:rsidRPr="008629DC">
              <w:rPr>
                <w:rFonts w:ascii="Calibri" w:hAnsi="Calibri" w:cs="Calibri"/>
              </w:rPr>
              <w:noBreakHyphen/>
              <w:t>offs were discussed, using e</w:t>
            </w:r>
            <w:r w:rsidRPr="008629DC">
              <w:rPr>
                <w:rFonts w:ascii="Calibri" w:hAnsi="Calibri" w:cs="Calibri"/>
              </w:rPr>
              <w:noBreakHyphen/>
              <w:t xml:space="preserve">signature or logged acknowledgement where supported. </w:t>
            </w:r>
          </w:p>
          <w:p w14:paraId="695D8138" w14:textId="7B239EE8" w:rsidR="00A3409F" w:rsidRPr="008629DC" w:rsidRDefault="00A3409F" w:rsidP="003C7B60">
            <w:pPr>
              <w:spacing w:line="240" w:lineRule="auto"/>
              <w:contextualSpacing/>
              <w:rPr>
                <w:rFonts w:ascii="Calibri" w:eastAsia="Calibri" w:hAnsi="Calibri" w:cs="Calibri"/>
              </w:rPr>
            </w:pPr>
          </w:p>
        </w:tc>
      </w:tr>
      <w:tr w:rsidR="00A3409F" w:rsidRPr="008629DC" w14:paraId="4452169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E3CDCD8" w14:textId="7A34E72D"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lastRenderedPageBreak/>
              <w:t>6.09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A53628C" w14:textId="549F9462"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record evidence of what was shown to the client (e.g., versioned comparison PDF or snapshot) and store it with the case record for </w:t>
            </w:r>
            <w:r w:rsidR="00195F87" w:rsidRPr="008629DC">
              <w:rPr>
                <w:rFonts w:ascii="Calibri" w:hAnsi="Calibri" w:cs="Calibri"/>
              </w:rPr>
              <w:t>reference</w:t>
            </w:r>
            <w:r w:rsidRPr="008629DC">
              <w:rPr>
                <w:rFonts w:ascii="Calibri" w:hAnsi="Calibri" w:cs="Calibri"/>
              </w:rPr>
              <w:t xml:space="preserve">. </w:t>
            </w:r>
          </w:p>
          <w:p w14:paraId="5FF13A2F" w14:textId="2094288A" w:rsidR="00A3409F" w:rsidRPr="008629DC" w:rsidRDefault="00A3409F" w:rsidP="003C7B60">
            <w:pPr>
              <w:spacing w:line="240" w:lineRule="auto"/>
              <w:contextualSpacing/>
              <w:rPr>
                <w:rFonts w:ascii="Calibri" w:eastAsia="Calibri" w:hAnsi="Calibri" w:cs="Calibri"/>
              </w:rPr>
            </w:pPr>
          </w:p>
        </w:tc>
      </w:tr>
      <w:tr w:rsidR="00A3409F" w:rsidRPr="008629DC" w14:paraId="2C98D0E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2A463F1" w14:textId="11E9BF6E" w:rsidR="00A3409F" w:rsidRPr="008629DC" w:rsidRDefault="00195F87" w:rsidP="003C7B60">
            <w:pPr>
              <w:spacing w:line="240" w:lineRule="auto"/>
              <w:contextualSpacing/>
              <w:rPr>
                <w:rFonts w:ascii="Calibri" w:eastAsia="Calibri" w:hAnsi="Calibri" w:cs="Calibri"/>
              </w:rPr>
            </w:pPr>
            <w:r w:rsidRPr="008629DC">
              <w:rPr>
                <w:rFonts w:ascii="Calibri" w:eastAsia="Calibri" w:hAnsi="Calibri" w:cs="Calibri"/>
              </w:rPr>
              <w:t>6.10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98F24F4" w14:textId="5F23C0C6"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track who attended the discussion (advisor, client, joint owner, POA) and the meeting channel (in</w:t>
            </w:r>
            <w:r w:rsidRPr="008629DC">
              <w:rPr>
                <w:rFonts w:ascii="Calibri" w:hAnsi="Calibri" w:cs="Calibri"/>
              </w:rPr>
              <w:noBreakHyphen/>
              <w:t xml:space="preserve">person, video, phone) for </w:t>
            </w:r>
            <w:r w:rsidR="00195F87" w:rsidRPr="008629DC">
              <w:rPr>
                <w:rFonts w:ascii="Calibri" w:hAnsi="Calibri" w:cs="Calibri"/>
              </w:rPr>
              <w:t>tracking</w:t>
            </w:r>
            <w:r w:rsidRPr="008629DC">
              <w:rPr>
                <w:rFonts w:ascii="Calibri" w:hAnsi="Calibri" w:cs="Calibri"/>
              </w:rPr>
              <w:t xml:space="preserve">. </w:t>
            </w:r>
          </w:p>
          <w:p w14:paraId="179AE6E6" w14:textId="6EE3EC27" w:rsidR="00A3409F" w:rsidRPr="008629DC" w:rsidRDefault="00A3409F" w:rsidP="003C7B60">
            <w:pPr>
              <w:spacing w:line="240" w:lineRule="auto"/>
              <w:contextualSpacing/>
              <w:rPr>
                <w:rFonts w:ascii="Calibri" w:eastAsia="Calibri" w:hAnsi="Calibri" w:cs="Calibri"/>
              </w:rPr>
            </w:pPr>
          </w:p>
        </w:tc>
      </w:tr>
      <w:tr w:rsidR="00A3409F" w:rsidRPr="008629DC" w14:paraId="517E809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670971" w14:textId="00555DC1" w:rsidR="00A3409F" w:rsidRPr="008629DC" w:rsidRDefault="001A0DA8" w:rsidP="003C7B60">
            <w:pPr>
              <w:spacing w:line="240" w:lineRule="auto"/>
              <w:contextualSpacing/>
              <w:rPr>
                <w:rFonts w:ascii="Calibri" w:eastAsia="Calibri" w:hAnsi="Calibri" w:cs="Calibri"/>
              </w:rPr>
            </w:pPr>
            <w:r w:rsidRPr="008629DC">
              <w:rPr>
                <w:rFonts w:ascii="Calibri" w:eastAsia="Calibri" w:hAnsi="Calibri" w:cs="Calibri"/>
              </w:rPr>
              <w:t>6.11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4EC815C" w14:textId="4A2F2EF2"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provide prompts for questions the advisor should cover (e.g., surrender charges, MVA, rider impacts, replacement implications) and require confirmation that each was addressed. </w:t>
            </w:r>
          </w:p>
          <w:p w14:paraId="22E1F4F1" w14:textId="38E792F3" w:rsidR="00A3409F" w:rsidRPr="008629DC" w:rsidRDefault="00A3409F" w:rsidP="003C7B60">
            <w:pPr>
              <w:spacing w:line="240" w:lineRule="auto"/>
              <w:contextualSpacing/>
              <w:rPr>
                <w:rFonts w:ascii="Calibri" w:eastAsia="Calibri" w:hAnsi="Calibri" w:cs="Calibri"/>
              </w:rPr>
            </w:pPr>
          </w:p>
        </w:tc>
      </w:tr>
      <w:tr w:rsidR="00A3409F" w:rsidRPr="008629DC" w14:paraId="7AEEF9E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DC03C09" w14:textId="3332E4E9" w:rsidR="00A3409F" w:rsidRPr="008629DC" w:rsidRDefault="001A0DA8" w:rsidP="003C7B60">
            <w:pPr>
              <w:spacing w:line="240" w:lineRule="auto"/>
              <w:contextualSpacing/>
              <w:rPr>
                <w:rFonts w:ascii="Calibri" w:eastAsia="Calibri" w:hAnsi="Calibri" w:cs="Calibri"/>
              </w:rPr>
            </w:pPr>
            <w:r w:rsidRPr="008629DC">
              <w:rPr>
                <w:rFonts w:ascii="Calibri" w:eastAsia="Calibri" w:hAnsi="Calibri" w:cs="Calibri"/>
              </w:rPr>
              <w:t>6.12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0DC4F40" w14:textId="2604EBBB"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support saving an in</w:t>
            </w:r>
            <w:r w:rsidRPr="008629DC">
              <w:rPr>
                <w:rFonts w:ascii="Calibri" w:hAnsi="Calibri" w:cs="Calibri"/>
              </w:rPr>
              <w:noBreakHyphen/>
              <w:t xml:space="preserve">progress discussion and resuming later without data loss across devices and sessions. </w:t>
            </w:r>
          </w:p>
          <w:p w14:paraId="52CC192F" w14:textId="26FD34A5" w:rsidR="00A3409F" w:rsidRPr="008629DC" w:rsidRDefault="00A3409F" w:rsidP="003C7B60">
            <w:pPr>
              <w:spacing w:line="240" w:lineRule="auto"/>
              <w:contextualSpacing/>
              <w:rPr>
                <w:rFonts w:ascii="Calibri" w:eastAsia="Calibri" w:hAnsi="Calibri" w:cs="Calibri"/>
              </w:rPr>
            </w:pPr>
          </w:p>
        </w:tc>
      </w:tr>
      <w:tr w:rsidR="00A3409F" w:rsidRPr="008629DC" w14:paraId="79C5CB0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FAACE9" w14:textId="53D95629" w:rsidR="00A3409F" w:rsidRPr="008629DC" w:rsidRDefault="001A0DA8" w:rsidP="003C7B60">
            <w:pPr>
              <w:spacing w:line="240" w:lineRule="auto"/>
              <w:contextualSpacing/>
              <w:rPr>
                <w:rFonts w:ascii="Calibri" w:eastAsia="Calibri" w:hAnsi="Calibri" w:cs="Calibri"/>
              </w:rPr>
            </w:pPr>
            <w:r w:rsidRPr="008629DC">
              <w:rPr>
                <w:rFonts w:ascii="Calibri" w:eastAsia="Calibri" w:hAnsi="Calibri" w:cs="Calibri"/>
              </w:rPr>
              <w:t>6.13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B63B517" w14:textId="42582995"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maintain an immutable activity log of all entries, edits, acknowledgments, and generated artifacts tied to the discussion. </w:t>
            </w:r>
          </w:p>
          <w:p w14:paraId="22C85085" w14:textId="5AD9528A" w:rsidR="00A3409F" w:rsidRPr="008629DC" w:rsidRDefault="00A3409F" w:rsidP="003C7B60">
            <w:pPr>
              <w:spacing w:line="240" w:lineRule="auto"/>
              <w:contextualSpacing/>
              <w:rPr>
                <w:rFonts w:ascii="Calibri" w:eastAsia="Calibri" w:hAnsi="Calibri" w:cs="Calibri"/>
              </w:rPr>
            </w:pPr>
          </w:p>
        </w:tc>
      </w:tr>
      <w:tr w:rsidR="00A3409F" w:rsidRPr="008629DC" w14:paraId="7CD7059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FB9C0C5" w14:textId="54784F41" w:rsidR="00A3409F" w:rsidRPr="008629DC" w:rsidRDefault="00C54809" w:rsidP="003C7B60">
            <w:pPr>
              <w:spacing w:line="240" w:lineRule="auto"/>
              <w:contextualSpacing/>
              <w:rPr>
                <w:rFonts w:ascii="Calibri" w:eastAsia="Calibri" w:hAnsi="Calibri" w:cs="Calibri"/>
              </w:rPr>
            </w:pPr>
            <w:r w:rsidRPr="008629DC">
              <w:rPr>
                <w:rFonts w:ascii="Calibri" w:eastAsia="Calibri" w:hAnsi="Calibri" w:cs="Calibri"/>
              </w:rPr>
              <w:t>6.14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2C65C8B" w14:textId="1E5AEECD"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restrict editing of captured client attestations or signed acknowledgments after submission and shall support addenda with full audit trail. </w:t>
            </w:r>
          </w:p>
          <w:p w14:paraId="64250FAB" w14:textId="5E40659A" w:rsidR="00A3409F" w:rsidRPr="008629DC" w:rsidRDefault="00A3409F" w:rsidP="003C7B60">
            <w:pPr>
              <w:spacing w:line="240" w:lineRule="auto"/>
              <w:contextualSpacing/>
              <w:rPr>
                <w:rFonts w:ascii="Calibri" w:eastAsia="Calibri" w:hAnsi="Calibri" w:cs="Calibri"/>
              </w:rPr>
            </w:pPr>
          </w:p>
        </w:tc>
      </w:tr>
      <w:tr w:rsidR="00A3409F" w:rsidRPr="008629DC" w14:paraId="42B9145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80BAF0" w14:textId="3FAD6F15" w:rsidR="00A3409F" w:rsidRPr="008629DC" w:rsidRDefault="00C54809" w:rsidP="003C7B60">
            <w:pPr>
              <w:spacing w:line="240" w:lineRule="auto"/>
              <w:contextualSpacing/>
              <w:rPr>
                <w:rFonts w:ascii="Calibri" w:eastAsia="Calibri" w:hAnsi="Calibri" w:cs="Calibri"/>
              </w:rPr>
            </w:pPr>
            <w:r w:rsidRPr="008629DC">
              <w:rPr>
                <w:rFonts w:ascii="Calibri" w:eastAsia="Calibri" w:hAnsi="Calibri" w:cs="Calibri"/>
              </w:rPr>
              <w:t>6.15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1BB3C62" w14:textId="0AC9F1D2"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provide a single action to proceed to transaction selection once suitability and disclosure requirements are satisfied. </w:t>
            </w:r>
          </w:p>
          <w:p w14:paraId="12903E77" w14:textId="09CE7298" w:rsidR="00A3409F" w:rsidRPr="008629DC" w:rsidRDefault="00A3409F" w:rsidP="003C7B60">
            <w:pPr>
              <w:spacing w:line="240" w:lineRule="auto"/>
              <w:contextualSpacing/>
              <w:rPr>
                <w:rFonts w:ascii="Calibri" w:eastAsia="Calibri" w:hAnsi="Calibri" w:cs="Calibri"/>
              </w:rPr>
            </w:pPr>
          </w:p>
        </w:tc>
      </w:tr>
      <w:tr w:rsidR="00A3409F" w:rsidRPr="008629DC" w14:paraId="3377188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9D26C58" w14:textId="7013A454" w:rsidR="00A3409F" w:rsidRPr="008629DC" w:rsidRDefault="00C54809" w:rsidP="003C7B60">
            <w:pPr>
              <w:spacing w:line="240" w:lineRule="auto"/>
              <w:contextualSpacing/>
              <w:rPr>
                <w:rFonts w:ascii="Calibri" w:eastAsia="Calibri" w:hAnsi="Calibri" w:cs="Calibri"/>
              </w:rPr>
            </w:pPr>
            <w:r w:rsidRPr="008629DC">
              <w:rPr>
                <w:rFonts w:ascii="Calibri" w:eastAsia="Calibri" w:hAnsi="Calibri" w:cs="Calibri"/>
              </w:rPr>
              <w:t>6.16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897A688" w14:textId="2AFC7355"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store the discussion record with cross</w:t>
            </w:r>
            <w:r w:rsidRPr="008629DC">
              <w:rPr>
                <w:rFonts w:ascii="Calibri" w:hAnsi="Calibri" w:cs="Calibri"/>
              </w:rPr>
              <w:noBreakHyphen/>
              <w:t xml:space="preserve">reference to the client, policy, and any proposed replacement or renewal transaction IDs. </w:t>
            </w:r>
          </w:p>
          <w:p w14:paraId="28933C25" w14:textId="500ED4A9" w:rsidR="00A3409F" w:rsidRPr="008629DC" w:rsidRDefault="00A3409F" w:rsidP="003C7B60">
            <w:pPr>
              <w:spacing w:line="240" w:lineRule="auto"/>
              <w:contextualSpacing/>
              <w:rPr>
                <w:rFonts w:ascii="Calibri" w:eastAsia="Calibri" w:hAnsi="Calibri" w:cs="Calibri"/>
              </w:rPr>
            </w:pPr>
          </w:p>
        </w:tc>
      </w:tr>
      <w:tr w:rsidR="00A3409F" w:rsidRPr="008629DC" w14:paraId="6C499F6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3FA0F2B" w14:textId="55C67081" w:rsidR="00A3409F" w:rsidRPr="008629DC" w:rsidRDefault="00C54809" w:rsidP="003C7B60">
            <w:pPr>
              <w:spacing w:line="240" w:lineRule="auto"/>
              <w:contextualSpacing/>
              <w:rPr>
                <w:rFonts w:ascii="Calibri" w:eastAsia="Calibri" w:hAnsi="Calibri" w:cs="Calibri"/>
              </w:rPr>
            </w:pPr>
            <w:r w:rsidRPr="008629DC">
              <w:rPr>
                <w:rFonts w:ascii="Calibri" w:eastAsia="Calibri" w:hAnsi="Calibri" w:cs="Calibri"/>
              </w:rPr>
              <w:t>6.17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A98AFA3" w14:textId="77777777"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expose APIs to retrieve the discussion record and attached artifacts for downstream compliance review and supervision.</w:t>
            </w:r>
          </w:p>
          <w:p w14:paraId="1B24C295" w14:textId="5C395C93" w:rsidR="00A3409F" w:rsidRPr="008629DC" w:rsidRDefault="00A3409F" w:rsidP="003C7B60">
            <w:pPr>
              <w:spacing w:line="240" w:lineRule="auto"/>
              <w:contextualSpacing/>
              <w:rPr>
                <w:rFonts w:ascii="Calibri" w:eastAsia="Calibri" w:hAnsi="Calibri" w:cs="Calibri"/>
              </w:rPr>
            </w:pPr>
          </w:p>
        </w:tc>
      </w:tr>
      <w:tr w:rsidR="00754C72" w:rsidRPr="008629DC" w14:paraId="76C15381" w14:textId="77777777" w:rsidTr="006125B8">
        <w:trPr>
          <w:trHeight w:val="300"/>
          <w:ins w:id="240" w:author="Ruiz, Edward" w:date="2026-02-19T17:00:00Z"/>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916D220" w14:textId="4A0FB53D" w:rsidR="00754C72" w:rsidRPr="008629DC" w:rsidRDefault="00754C72" w:rsidP="003C7B60">
            <w:pPr>
              <w:spacing w:line="240" w:lineRule="auto"/>
              <w:contextualSpacing/>
              <w:rPr>
                <w:ins w:id="241" w:author="Ruiz, Edward" w:date="2026-02-19T17:00:00Z" w16du:dateUtc="2026-02-19T22:00:00Z"/>
                <w:rFonts w:ascii="Calibri" w:eastAsia="Calibri" w:hAnsi="Calibri" w:cs="Calibri"/>
              </w:rPr>
            </w:pPr>
            <w:ins w:id="242" w:author="Ruiz, Edward" w:date="2026-02-19T17:00:00Z" w16du:dateUtc="2026-02-19T22:00:00Z">
              <w:r>
                <w:rPr>
                  <w:rFonts w:ascii="Calibri" w:eastAsia="Calibri" w:hAnsi="Calibri" w:cs="Calibri"/>
                </w:rPr>
                <w:t>6.18</w:t>
              </w:r>
            </w:ins>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7967901" w14:textId="77777777" w:rsidR="00D71990" w:rsidRPr="00D71990" w:rsidRDefault="00D71990" w:rsidP="00D71990">
            <w:pPr>
              <w:spacing w:line="240" w:lineRule="auto"/>
              <w:contextualSpacing/>
              <w:rPr>
                <w:ins w:id="243" w:author="Ruiz, Edward" w:date="2026-02-19T17:00:00Z"/>
                <w:rFonts w:ascii="Calibri" w:hAnsi="Calibri" w:cs="Calibri"/>
              </w:rPr>
            </w:pPr>
            <w:ins w:id="244" w:author="Ruiz, Edward" w:date="2026-02-19T17:00:00Z">
              <w:r w:rsidRPr="00D71990">
                <w:rPr>
                  <w:rFonts w:ascii="Calibri" w:hAnsi="Calibri" w:cs="Calibri"/>
                </w:rPr>
                <w:t>The system shall capture customer and advisor inputs (goals, funding source, product preferences) as structured fields and use them to dynamically update graphs and rankings.</w:t>
              </w:r>
            </w:ins>
          </w:p>
          <w:p w14:paraId="0B87E0A2" w14:textId="77777777" w:rsidR="00754C72" w:rsidRPr="008629DC" w:rsidRDefault="00754C72" w:rsidP="003C7B60">
            <w:pPr>
              <w:spacing w:line="240" w:lineRule="auto"/>
              <w:contextualSpacing/>
              <w:rPr>
                <w:ins w:id="245" w:author="Ruiz, Edward" w:date="2026-02-19T17:00:00Z" w16du:dateUtc="2026-02-19T22:00:00Z"/>
                <w:rFonts w:ascii="Calibri" w:hAnsi="Calibri" w:cs="Calibri"/>
              </w:rPr>
            </w:pPr>
          </w:p>
        </w:tc>
      </w:tr>
    </w:tbl>
    <w:p w14:paraId="04160694" w14:textId="77777777" w:rsidR="0063552C" w:rsidRPr="008629DC" w:rsidRDefault="0063552C" w:rsidP="003C7B60">
      <w:pPr>
        <w:spacing w:line="240" w:lineRule="auto"/>
        <w:contextualSpacing/>
        <w:rPr>
          <w:rFonts w:ascii="Calibri" w:hAnsi="Calibri" w:cs="Calibri"/>
        </w:rPr>
      </w:pPr>
    </w:p>
    <w:p w14:paraId="3AABB22E" w14:textId="0ECA99E8" w:rsidR="00A3409F" w:rsidRPr="008629DC" w:rsidRDefault="00A3409F"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246" w:name="_Toc221563772"/>
      <w:r w:rsidRPr="008629DC">
        <w:rPr>
          <w:rFonts w:ascii="Calibri" w:eastAsia="Calibri" w:hAnsi="Calibri" w:cs="Calibri"/>
          <w:b/>
          <w:bCs/>
          <w:color w:val="0000FF"/>
          <w:sz w:val="24"/>
          <w:szCs w:val="24"/>
          <w:u w:val="single"/>
        </w:rPr>
        <w:t>Transaction Selection</w:t>
      </w:r>
      <w:bookmarkEnd w:id="246"/>
    </w:p>
    <w:tbl>
      <w:tblPr>
        <w:tblW w:w="9980" w:type="dxa"/>
        <w:tblLayout w:type="fixed"/>
        <w:tblLook w:val="01E0" w:firstRow="1" w:lastRow="1" w:firstColumn="1" w:lastColumn="1" w:noHBand="0" w:noVBand="0"/>
      </w:tblPr>
      <w:tblGrid>
        <w:gridCol w:w="1014"/>
        <w:gridCol w:w="8966"/>
      </w:tblGrid>
      <w:tr w:rsidR="00A3409F" w:rsidRPr="008629DC" w14:paraId="12F2119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67DF5E48" w14:textId="77777777" w:rsidR="00A3409F" w:rsidRPr="008629DC" w:rsidRDefault="00A3409F"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F30EC9C" w14:textId="77777777" w:rsidR="00A3409F" w:rsidRPr="008629DC" w:rsidRDefault="00A3409F"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A3409F" w:rsidRPr="008629DC" w14:paraId="24C2B89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988293" w14:textId="47DD40EB"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E5A0630" w14:textId="77777777"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allow the advisor to select the client’s chosen transaction path: renew the existing policy or replace it with an alternative product. </w:t>
            </w:r>
          </w:p>
          <w:p w14:paraId="36137D82" w14:textId="090D288C" w:rsidR="00A3409F" w:rsidRPr="008629DC" w:rsidRDefault="00A3409F" w:rsidP="003C7B60">
            <w:pPr>
              <w:spacing w:line="240" w:lineRule="auto"/>
              <w:contextualSpacing/>
              <w:rPr>
                <w:rFonts w:ascii="Calibri" w:eastAsia="Calibri" w:hAnsi="Calibri" w:cs="Calibri"/>
              </w:rPr>
            </w:pPr>
          </w:p>
        </w:tc>
      </w:tr>
      <w:tr w:rsidR="00A3409F" w:rsidRPr="008629DC" w14:paraId="0390BE7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E3655B3" w14:textId="32751D83"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A55CD12" w14:textId="23AC7B40"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validate that all required suitability and disclosure steps from the previous phase have been completed before allowing the advisor to proceed. </w:t>
            </w:r>
          </w:p>
          <w:p w14:paraId="0582BCC6" w14:textId="2B97EF02" w:rsidR="00A3409F" w:rsidRPr="008629DC" w:rsidRDefault="00A3409F" w:rsidP="003C7B60">
            <w:pPr>
              <w:spacing w:line="240" w:lineRule="auto"/>
              <w:contextualSpacing/>
              <w:rPr>
                <w:rFonts w:ascii="Calibri" w:eastAsia="Calibri" w:hAnsi="Calibri" w:cs="Calibri"/>
              </w:rPr>
            </w:pPr>
          </w:p>
        </w:tc>
      </w:tr>
      <w:tr w:rsidR="00A3409F" w:rsidRPr="008629DC" w14:paraId="2651668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596822" w14:textId="1576831C"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lastRenderedPageBreak/>
              <w:t>7.03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34C596F" w14:textId="266F9C3D"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enforce carrier</w:t>
            </w:r>
            <w:r w:rsidRPr="008629DC">
              <w:rPr>
                <w:rFonts w:ascii="Calibri" w:hAnsi="Calibri" w:cs="Calibri"/>
              </w:rPr>
              <w:noBreakHyphen/>
              <w:t xml:space="preserve">specific or regulatory restrictions that may limit which transaction types are available. </w:t>
            </w:r>
          </w:p>
          <w:p w14:paraId="32FCC655" w14:textId="7EB8EA6D" w:rsidR="00A3409F" w:rsidRPr="008629DC" w:rsidRDefault="00A3409F" w:rsidP="003C7B60">
            <w:pPr>
              <w:spacing w:line="240" w:lineRule="auto"/>
              <w:contextualSpacing/>
              <w:rPr>
                <w:rFonts w:ascii="Calibri" w:eastAsia="Calibri" w:hAnsi="Calibri" w:cs="Calibri"/>
              </w:rPr>
            </w:pPr>
          </w:p>
        </w:tc>
      </w:tr>
      <w:tr w:rsidR="00A3409F" w:rsidRPr="008629DC" w14:paraId="285FA00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7FA517B" w14:textId="2C38FB72"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FB2D71E" w14:textId="537CF59B"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display any carrier rules that impact transaction eligibility at the moment the advisor makes the selection (e.g., replacement blackout periods, required holding periods). </w:t>
            </w:r>
          </w:p>
          <w:p w14:paraId="7914A735" w14:textId="17065B79" w:rsidR="00A3409F" w:rsidRPr="008629DC" w:rsidRDefault="00A3409F" w:rsidP="003C7B60">
            <w:pPr>
              <w:spacing w:line="240" w:lineRule="auto"/>
              <w:contextualSpacing/>
              <w:rPr>
                <w:rFonts w:ascii="Calibri" w:eastAsia="Calibri" w:hAnsi="Calibri" w:cs="Calibri"/>
              </w:rPr>
            </w:pPr>
          </w:p>
        </w:tc>
      </w:tr>
      <w:tr w:rsidR="00A3409F" w:rsidRPr="008629DC" w14:paraId="77A5EFF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F4B25A8" w14:textId="0C1518F3"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E1B2CD1" w14:textId="3E3D2AE3"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confirm advisor licensing and appointment status for the selected product or transaction type and prevent ineligible selections. </w:t>
            </w:r>
          </w:p>
          <w:p w14:paraId="10F08EE0" w14:textId="69EFFECE" w:rsidR="00A3409F" w:rsidRPr="008629DC" w:rsidRDefault="00A3409F" w:rsidP="003C7B60">
            <w:pPr>
              <w:spacing w:line="240" w:lineRule="auto"/>
              <w:contextualSpacing/>
              <w:rPr>
                <w:rFonts w:ascii="Calibri" w:eastAsia="Calibri" w:hAnsi="Calibri" w:cs="Calibri"/>
              </w:rPr>
            </w:pPr>
          </w:p>
        </w:tc>
      </w:tr>
      <w:tr w:rsidR="00A3409F" w:rsidRPr="008629DC" w14:paraId="49715C8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B232B09" w14:textId="3A6A1F98"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AAF3253" w14:textId="43C40E6F"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provide a confirmation step summarizing the selected option, including key policy attributes, financial implications, and suitability indicators. </w:t>
            </w:r>
          </w:p>
          <w:p w14:paraId="0F36EEBC" w14:textId="370F1A79" w:rsidR="00A3409F" w:rsidRPr="008629DC" w:rsidRDefault="00A3409F" w:rsidP="003C7B60">
            <w:pPr>
              <w:spacing w:line="240" w:lineRule="auto"/>
              <w:contextualSpacing/>
              <w:rPr>
                <w:rFonts w:ascii="Calibri" w:eastAsia="Calibri" w:hAnsi="Calibri" w:cs="Calibri"/>
              </w:rPr>
            </w:pPr>
          </w:p>
        </w:tc>
      </w:tr>
      <w:tr w:rsidR="00A3409F" w:rsidRPr="008629DC" w14:paraId="1CCD4AF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36CCAB7" w14:textId="5DDDA08A"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92A3D10" w14:textId="17105747"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allow the advisor to revise or go back to the comparison step if the client changes their decision. </w:t>
            </w:r>
          </w:p>
          <w:p w14:paraId="2FA9B68F" w14:textId="5977748A" w:rsidR="00A3409F" w:rsidRPr="008629DC" w:rsidRDefault="00A3409F" w:rsidP="003C7B60">
            <w:pPr>
              <w:spacing w:line="240" w:lineRule="auto"/>
              <w:contextualSpacing/>
              <w:rPr>
                <w:rFonts w:ascii="Calibri" w:eastAsia="Calibri" w:hAnsi="Calibri" w:cs="Calibri"/>
              </w:rPr>
            </w:pPr>
          </w:p>
        </w:tc>
      </w:tr>
      <w:tr w:rsidR="00A3409F" w:rsidRPr="008629DC" w14:paraId="188DF882"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E7BDFF5" w14:textId="2633A3CA"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8D7ADD8" w14:textId="6984BE05"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capture and store the advisor’s rationale for the selected transaction type and any relevant client statements required for documentation. </w:t>
            </w:r>
          </w:p>
          <w:p w14:paraId="114B8084" w14:textId="56BEB124" w:rsidR="00A3409F" w:rsidRPr="008629DC" w:rsidRDefault="00A3409F" w:rsidP="003C7B60">
            <w:pPr>
              <w:spacing w:line="240" w:lineRule="auto"/>
              <w:contextualSpacing/>
              <w:rPr>
                <w:rFonts w:ascii="Calibri" w:eastAsia="Calibri" w:hAnsi="Calibri" w:cs="Calibri"/>
              </w:rPr>
            </w:pPr>
          </w:p>
        </w:tc>
      </w:tr>
      <w:tr w:rsidR="00A3409F" w:rsidRPr="008629DC" w14:paraId="28A2507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06ADCD8" w14:textId="7CEB4C97"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3836BBA" w14:textId="477E58B0"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trigger the appropriate workflow based on the advisor’s selection (renewal workflow, replacement workflow, or variant transaction process). </w:t>
            </w:r>
          </w:p>
          <w:p w14:paraId="3EA7061D" w14:textId="6C9E9834" w:rsidR="00A3409F" w:rsidRPr="008629DC" w:rsidRDefault="00A3409F" w:rsidP="003C7B60">
            <w:pPr>
              <w:spacing w:line="240" w:lineRule="auto"/>
              <w:contextualSpacing/>
              <w:rPr>
                <w:rFonts w:ascii="Calibri" w:eastAsia="Calibri" w:hAnsi="Calibri" w:cs="Calibri"/>
              </w:rPr>
            </w:pPr>
          </w:p>
        </w:tc>
      </w:tr>
      <w:tr w:rsidR="00A3409F" w:rsidRPr="008629DC" w14:paraId="154CAF9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91B291" w14:textId="67EE756D"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3D62B6F" w14:textId="11EC2087"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record the transaction selection with timestamp, advisor identity, and policy or product IDs for audit tracking. </w:t>
            </w:r>
          </w:p>
          <w:p w14:paraId="607C22B7" w14:textId="1B41F2D6" w:rsidR="00A3409F" w:rsidRPr="008629DC" w:rsidRDefault="00A3409F" w:rsidP="003C7B60">
            <w:pPr>
              <w:spacing w:line="240" w:lineRule="auto"/>
              <w:contextualSpacing/>
              <w:rPr>
                <w:rFonts w:ascii="Calibri" w:eastAsia="Calibri" w:hAnsi="Calibri" w:cs="Calibri"/>
              </w:rPr>
            </w:pPr>
          </w:p>
        </w:tc>
      </w:tr>
      <w:tr w:rsidR="00A3409F" w:rsidRPr="008629DC" w14:paraId="5641E9D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525691" w14:textId="3735834E"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B852703" w14:textId="2E8FF33B"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display any additional steps or requirements that are specific to the chosen transaction (e.g., replacement-only disclosures). </w:t>
            </w:r>
          </w:p>
          <w:p w14:paraId="03CFCEEC" w14:textId="4C0DBD9B" w:rsidR="00A3409F" w:rsidRPr="008629DC" w:rsidRDefault="00A3409F" w:rsidP="003C7B60">
            <w:pPr>
              <w:spacing w:line="240" w:lineRule="auto"/>
              <w:contextualSpacing/>
              <w:rPr>
                <w:rFonts w:ascii="Calibri" w:eastAsia="Calibri" w:hAnsi="Calibri" w:cs="Calibri"/>
              </w:rPr>
            </w:pPr>
          </w:p>
        </w:tc>
      </w:tr>
      <w:tr w:rsidR="00A3409F" w:rsidRPr="008629DC" w14:paraId="60D9CFB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F09E6C1" w14:textId="68F6FC23"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FD97B33" w14:textId="398F00CD"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block submission if required fields or acknowledgments are missing and provide a clear indication of what must be completed. </w:t>
            </w:r>
          </w:p>
          <w:p w14:paraId="09E63DB4" w14:textId="462FB02F" w:rsidR="00A3409F" w:rsidRPr="008629DC" w:rsidRDefault="00A3409F" w:rsidP="003C7B60">
            <w:pPr>
              <w:spacing w:line="240" w:lineRule="auto"/>
              <w:contextualSpacing/>
              <w:rPr>
                <w:rFonts w:ascii="Calibri" w:eastAsia="Calibri" w:hAnsi="Calibri" w:cs="Calibri"/>
              </w:rPr>
            </w:pPr>
          </w:p>
        </w:tc>
      </w:tr>
      <w:tr w:rsidR="00A3409F" w:rsidRPr="008629DC" w14:paraId="0A388D3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90C2850" w14:textId="5C49DB02"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4B42B17" w14:textId="2F232428"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generate a unique transaction ID to track the selected renewal or replacement action through downstream processing. </w:t>
            </w:r>
          </w:p>
          <w:p w14:paraId="32733EAF" w14:textId="2E86E2DA" w:rsidR="00A3409F" w:rsidRPr="008629DC" w:rsidRDefault="00A3409F" w:rsidP="003C7B60">
            <w:pPr>
              <w:spacing w:line="240" w:lineRule="auto"/>
              <w:contextualSpacing/>
              <w:rPr>
                <w:rFonts w:ascii="Calibri" w:eastAsia="Calibri" w:hAnsi="Calibri" w:cs="Calibri"/>
              </w:rPr>
            </w:pPr>
          </w:p>
        </w:tc>
      </w:tr>
      <w:tr w:rsidR="00A3409F" w:rsidRPr="008629DC" w14:paraId="7B5E1A4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E9F99F" w14:textId="2A1A62E2"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AE63094" w14:textId="3F6F4484"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support saving transaction selection in draft state and resuming it later without losing previous inputs. </w:t>
            </w:r>
          </w:p>
          <w:p w14:paraId="581A132A" w14:textId="07B98EA1" w:rsidR="00A3409F" w:rsidRPr="008629DC" w:rsidRDefault="00A3409F" w:rsidP="003C7B60">
            <w:pPr>
              <w:spacing w:line="240" w:lineRule="auto"/>
              <w:contextualSpacing/>
              <w:rPr>
                <w:rFonts w:ascii="Calibri" w:eastAsia="Calibri" w:hAnsi="Calibri" w:cs="Calibri"/>
              </w:rPr>
            </w:pPr>
          </w:p>
        </w:tc>
      </w:tr>
      <w:tr w:rsidR="00A3409F" w:rsidRPr="008629DC" w14:paraId="2D1939A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C6C1648" w14:textId="58830DD2"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6954F34" w14:textId="23FD03BB"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restrict changes to the transaction selection after final submission unless an authorized correction process is initiated. </w:t>
            </w:r>
          </w:p>
          <w:p w14:paraId="699FA8BD" w14:textId="74A16A43" w:rsidR="00A3409F" w:rsidRPr="008629DC" w:rsidRDefault="00A3409F" w:rsidP="003C7B60">
            <w:pPr>
              <w:spacing w:line="240" w:lineRule="auto"/>
              <w:contextualSpacing/>
              <w:rPr>
                <w:rFonts w:ascii="Calibri" w:eastAsia="Calibri" w:hAnsi="Calibri" w:cs="Calibri"/>
              </w:rPr>
            </w:pPr>
          </w:p>
        </w:tc>
      </w:tr>
      <w:tr w:rsidR="00A3409F" w:rsidRPr="008629DC" w14:paraId="52CF980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C0E018" w14:textId="2504166C" w:rsidR="00A3409F" w:rsidRPr="008629DC" w:rsidRDefault="00857F66" w:rsidP="003C7B60">
            <w:pPr>
              <w:spacing w:line="240" w:lineRule="auto"/>
              <w:contextualSpacing/>
              <w:rPr>
                <w:rFonts w:ascii="Calibri" w:eastAsia="Calibri" w:hAnsi="Calibri" w:cs="Calibri"/>
              </w:rPr>
            </w:pPr>
            <w:r w:rsidRPr="008629DC">
              <w:rPr>
                <w:rFonts w:ascii="Calibri" w:eastAsia="Calibri" w:hAnsi="Calibri" w:cs="Calibri"/>
              </w:rPr>
              <w:t>7.16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6163A91" w14:textId="7F487C90" w:rsidR="00A3409F" w:rsidRPr="008629DC" w:rsidRDefault="00A3409F" w:rsidP="003C7B60">
            <w:pPr>
              <w:spacing w:line="240" w:lineRule="auto"/>
              <w:contextualSpacing/>
              <w:rPr>
                <w:rFonts w:ascii="Calibri" w:hAnsi="Calibri" w:cs="Calibri"/>
              </w:rPr>
            </w:pPr>
            <w:r w:rsidRPr="008629DC">
              <w:rPr>
                <w:rFonts w:ascii="Calibri" w:hAnsi="Calibri" w:cs="Calibri"/>
              </w:rPr>
              <w:t>The system shall notify downstream systems (e.g., order-entry, suitability engine) of the selected transaction type in a standardized data payload</w:t>
            </w:r>
            <w:r w:rsidR="00A73B16" w:rsidRPr="008629DC">
              <w:rPr>
                <w:rFonts w:ascii="Calibri" w:hAnsi="Calibri" w:cs="Calibri"/>
              </w:rPr>
              <w:t xml:space="preserve"> leveraging IRI standards, if available or resort to using ACORD</w:t>
            </w:r>
            <w:r w:rsidRPr="008629DC">
              <w:rPr>
                <w:rFonts w:ascii="Calibri" w:hAnsi="Calibri" w:cs="Calibri"/>
              </w:rPr>
              <w:t xml:space="preserve">. </w:t>
            </w:r>
          </w:p>
          <w:p w14:paraId="2F61B7A9" w14:textId="6F7679E2" w:rsidR="00A3409F" w:rsidRPr="008629DC" w:rsidRDefault="00A3409F" w:rsidP="003C7B60">
            <w:pPr>
              <w:spacing w:line="240" w:lineRule="auto"/>
              <w:contextualSpacing/>
              <w:rPr>
                <w:rFonts w:ascii="Calibri" w:eastAsia="Calibri" w:hAnsi="Calibri" w:cs="Calibri"/>
              </w:rPr>
            </w:pPr>
          </w:p>
        </w:tc>
      </w:tr>
      <w:tr w:rsidR="00A3409F" w:rsidRPr="008629DC" w14:paraId="3AD4D51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F776F2D" w14:textId="5028A008" w:rsidR="00A3409F" w:rsidRPr="008629DC" w:rsidRDefault="00A73B16" w:rsidP="003C7B60">
            <w:pPr>
              <w:spacing w:line="240" w:lineRule="auto"/>
              <w:contextualSpacing/>
              <w:rPr>
                <w:rFonts w:ascii="Calibri" w:eastAsia="Calibri" w:hAnsi="Calibri" w:cs="Calibri"/>
              </w:rPr>
            </w:pPr>
            <w:r w:rsidRPr="008629DC">
              <w:rPr>
                <w:rFonts w:ascii="Calibri" w:eastAsia="Calibri" w:hAnsi="Calibri" w:cs="Calibri"/>
              </w:rPr>
              <w:lastRenderedPageBreak/>
              <w:t>7.17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6E1BF0A" w14:textId="1A32CF5E"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support error messaging if downstream workflow initiation fails and provide a retry or correction mechanism. </w:t>
            </w:r>
          </w:p>
          <w:p w14:paraId="33F0E02C" w14:textId="2FE9460E" w:rsidR="00A3409F" w:rsidRPr="008629DC" w:rsidRDefault="00A3409F" w:rsidP="003C7B60">
            <w:pPr>
              <w:spacing w:line="240" w:lineRule="auto"/>
              <w:contextualSpacing/>
              <w:rPr>
                <w:rFonts w:ascii="Calibri" w:eastAsia="Calibri" w:hAnsi="Calibri" w:cs="Calibri"/>
              </w:rPr>
            </w:pPr>
          </w:p>
        </w:tc>
      </w:tr>
      <w:tr w:rsidR="00A3409F" w:rsidRPr="008629DC" w14:paraId="4076A93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48F5A5" w14:textId="1B792188" w:rsidR="00A3409F" w:rsidRPr="008629DC" w:rsidRDefault="00A73B16" w:rsidP="003C7B60">
            <w:pPr>
              <w:spacing w:line="240" w:lineRule="auto"/>
              <w:contextualSpacing/>
              <w:rPr>
                <w:rFonts w:ascii="Calibri" w:eastAsia="Calibri" w:hAnsi="Calibri" w:cs="Calibri"/>
              </w:rPr>
            </w:pPr>
            <w:r w:rsidRPr="008629DC">
              <w:rPr>
                <w:rFonts w:ascii="Calibri" w:eastAsia="Calibri" w:hAnsi="Calibri" w:cs="Calibri"/>
              </w:rPr>
              <w:t>7.18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D9D3B61" w14:textId="0079D7E5" w:rsidR="00A3409F" w:rsidRPr="008629DC" w:rsidRDefault="00A3409F" w:rsidP="003C7B60">
            <w:pPr>
              <w:spacing w:line="240" w:lineRule="auto"/>
              <w:contextualSpacing/>
              <w:rPr>
                <w:rFonts w:ascii="Calibri" w:hAnsi="Calibri" w:cs="Calibri"/>
              </w:rPr>
            </w:pPr>
            <w:r w:rsidRPr="008629DC">
              <w:rPr>
                <w:rFonts w:ascii="Calibri" w:hAnsi="Calibri" w:cs="Calibri"/>
              </w:rPr>
              <w:t xml:space="preserve">The system shall provide end-of-step guidance directing the advisor to the next required stage—application, documentation, or additional suitability steps. </w:t>
            </w:r>
          </w:p>
          <w:p w14:paraId="58048532" w14:textId="2331437B" w:rsidR="00A3409F" w:rsidRPr="008629DC" w:rsidRDefault="00A3409F" w:rsidP="003C7B60">
            <w:pPr>
              <w:spacing w:line="240" w:lineRule="auto"/>
              <w:contextualSpacing/>
              <w:rPr>
                <w:rFonts w:ascii="Calibri" w:eastAsia="Calibri" w:hAnsi="Calibri" w:cs="Calibri"/>
              </w:rPr>
            </w:pPr>
          </w:p>
        </w:tc>
      </w:tr>
      <w:tr w:rsidR="00A3409F" w:rsidRPr="008629DC" w14:paraId="1BCED89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A83001" w14:textId="57DF82B8" w:rsidR="00A3409F" w:rsidRPr="008629DC" w:rsidRDefault="00A73B16" w:rsidP="003C7B60">
            <w:pPr>
              <w:spacing w:line="240" w:lineRule="auto"/>
              <w:contextualSpacing/>
              <w:rPr>
                <w:rFonts w:ascii="Calibri" w:eastAsia="Calibri" w:hAnsi="Calibri" w:cs="Calibri"/>
              </w:rPr>
            </w:pPr>
            <w:r w:rsidRPr="008629DC">
              <w:rPr>
                <w:rFonts w:ascii="Calibri" w:eastAsia="Calibri" w:hAnsi="Calibri" w:cs="Calibri"/>
              </w:rPr>
              <w:t>7.19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25BD8F1"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confirm successful initiation of the next workflow and present a clear on</w:t>
            </w:r>
            <w:r w:rsidRPr="008629DC">
              <w:rPr>
                <w:rFonts w:ascii="Calibri" w:hAnsi="Calibri" w:cs="Calibri"/>
              </w:rPr>
              <w:noBreakHyphen/>
              <w:t>screen status indicator.</w:t>
            </w:r>
          </w:p>
          <w:p w14:paraId="46468E53" w14:textId="77777777" w:rsidR="00A3409F" w:rsidRPr="008629DC" w:rsidRDefault="00A3409F" w:rsidP="003C7B60">
            <w:pPr>
              <w:spacing w:line="240" w:lineRule="auto"/>
              <w:contextualSpacing/>
              <w:rPr>
                <w:rFonts w:ascii="Calibri" w:hAnsi="Calibri" w:cs="Calibri"/>
              </w:rPr>
            </w:pPr>
          </w:p>
        </w:tc>
      </w:tr>
    </w:tbl>
    <w:p w14:paraId="424BC21E" w14:textId="4C1FFDA7" w:rsidR="002C44E0" w:rsidRPr="008629DC" w:rsidRDefault="002C44E0"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247" w:name="_Toc221563773"/>
      <w:r w:rsidRPr="008629DC">
        <w:rPr>
          <w:rFonts w:ascii="Calibri" w:eastAsia="Calibri" w:hAnsi="Calibri" w:cs="Calibri"/>
          <w:b/>
          <w:bCs/>
          <w:color w:val="0000FF"/>
          <w:sz w:val="24"/>
          <w:szCs w:val="24"/>
          <w:u w:val="single"/>
        </w:rPr>
        <w:t>Application &amp; Documentation Generation</w:t>
      </w:r>
      <w:bookmarkEnd w:id="247"/>
    </w:p>
    <w:tbl>
      <w:tblPr>
        <w:tblW w:w="9980" w:type="dxa"/>
        <w:tblLayout w:type="fixed"/>
        <w:tblLook w:val="01E0" w:firstRow="1" w:lastRow="1" w:firstColumn="1" w:lastColumn="1" w:noHBand="0" w:noVBand="0"/>
      </w:tblPr>
      <w:tblGrid>
        <w:gridCol w:w="1014"/>
        <w:gridCol w:w="8966"/>
      </w:tblGrid>
      <w:tr w:rsidR="002C44E0" w:rsidRPr="008629DC" w14:paraId="1825D7F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6F62D9DA" w14:textId="77777777" w:rsidR="002C44E0" w:rsidRPr="008629DC" w:rsidRDefault="002C44E0"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E4C820C" w14:textId="77777777" w:rsidR="002C44E0" w:rsidRPr="008629DC" w:rsidRDefault="002C44E0"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2C44E0" w:rsidRPr="008629DC" w14:paraId="233B329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EDAA46C" w14:textId="430312FA" w:rsidR="002C44E0" w:rsidRPr="008629DC" w:rsidRDefault="00A73B16" w:rsidP="003C7B60">
            <w:pPr>
              <w:spacing w:line="240" w:lineRule="auto"/>
              <w:contextualSpacing/>
              <w:rPr>
                <w:rFonts w:ascii="Calibri" w:eastAsia="Calibri" w:hAnsi="Calibri" w:cs="Calibri"/>
              </w:rPr>
            </w:pPr>
            <w:r w:rsidRPr="008629DC">
              <w:rPr>
                <w:rFonts w:ascii="Calibri" w:eastAsia="Calibri" w:hAnsi="Calibri" w:cs="Calibri"/>
              </w:rPr>
              <w:t>8.01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28080B2" w14:textId="45EA5706"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generate all required forms, disclosures, and documentation based on the selected transaction type (renewal or replacement). </w:t>
            </w:r>
          </w:p>
          <w:p w14:paraId="2950FE5E" w14:textId="4FA4C726" w:rsidR="002C44E0" w:rsidRPr="008629DC" w:rsidRDefault="002C44E0" w:rsidP="003C7B60">
            <w:pPr>
              <w:spacing w:line="240" w:lineRule="auto"/>
              <w:contextualSpacing/>
              <w:rPr>
                <w:rFonts w:ascii="Calibri" w:eastAsia="Calibri" w:hAnsi="Calibri" w:cs="Calibri"/>
              </w:rPr>
            </w:pPr>
          </w:p>
        </w:tc>
      </w:tr>
      <w:tr w:rsidR="002C44E0" w:rsidRPr="008629DC" w14:paraId="0004991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6E7FA65" w14:textId="3530D725"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5CDF936" w14:textId="1C26745C"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prefill application and disclosure fields using existing client, product, and advisor data where available. </w:t>
            </w:r>
          </w:p>
          <w:p w14:paraId="7C7DC53C" w14:textId="7F78ED1E" w:rsidR="002C44E0" w:rsidRPr="008629DC" w:rsidRDefault="002C44E0" w:rsidP="003C7B60">
            <w:pPr>
              <w:spacing w:line="240" w:lineRule="auto"/>
              <w:contextualSpacing/>
              <w:rPr>
                <w:rFonts w:ascii="Calibri" w:eastAsia="Calibri" w:hAnsi="Calibri" w:cs="Calibri"/>
              </w:rPr>
            </w:pPr>
          </w:p>
        </w:tc>
      </w:tr>
      <w:tr w:rsidR="002C44E0" w:rsidRPr="008629DC" w14:paraId="58A9D4E2"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C7339D" w14:textId="5EF252BD"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1EB40C0" w14:textId="6C75EF6A"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clearly indicate any fields that were not prefilled and require advisor input. </w:t>
            </w:r>
          </w:p>
          <w:p w14:paraId="611408FE" w14:textId="5D2DA2D0" w:rsidR="002C44E0" w:rsidRPr="008629DC" w:rsidRDefault="002C44E0" w:rsidP="003C7B60">
            <w:pPr>
              <w:spacing w:line="240" w:lineRule="auto"/>
              <w:contextualSpacing/>
              <w:rPr>
                <w:rFonts w:ascii="Calibri" w:eastAsia="Calibri" w:hAnsi="Calibri" w:cs="Calibri"/>
              </w:rPr>
            </w:pPr>
          </w:p>
        </w:tc>
      </w:tr>
      <w:tr w:rsidR="002C44E0" w:rsidRPr="008629DC" w14:paraId="4C5E716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19395AB" w14:textId="3DB39177"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35C1D5D" w14:textId="6CFA686C"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dynamically assemble the correct packet of carrier</w:t>
            </w:r>
            <w:r w:rsidRPr="008629DC">
              <w:rPr>
                <w:rFonts w:ascii="Calibri" w:hAnsi="Calibri" w:cs="Calibri"/>
              </w:rPr>
              <w:noBreakHyphen/>
              <w:t>specific forms depending on state, product, tax</w:t>
            </w:r>
            <w:r w:rsidRPr="008629DC">
              <w:rPr>
                <w:rFonts w:ascii="Calibri" w:hAnsi="Calibri" w:cs="Calibri"/>
              </w:rPr>
              <w:noBreakHyphen/>
              <w:t xml:space="preserve">qualification type, and carrier rules. </w:t>
            </w:r>
          </w:p>
          <w:p w14:paraId="55E1A407" w14:textId="3ACBFCC6" w:rsidR="002C44E0" w:rsidRPr="008629DC" w:rsidRDefault="002C44E0" w:rsidP="003C7B60">
            <w:pPr>
              <w:spacing w:line="240" w:lineRule="auto"/>
              <w:contextualSpacing/>
              <w:rPr>
                <w:rFonts w:ascii="Calibri" w:eastAsia="Calibri" w:hAnsi="Calibri" w:cs="Calibri"/>
              </w:rPr>
            </w:pPr>
          </w:p>
        </w:tc>
      </w:tr>
      <w:tr w:rsidR="002C44E0" w:rsidRPr="008629DC" w14:paraId="135FDCF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EA29730" w14:textId="7A3F8E5A"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01F1319" w14:textId="0ED3734E"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retrieve the latest version of all forms to ensure regulatory and carrier compliance. </w:t>
            </w:r>
          </w:p>
          <w:p w14:paraId="0E8EB26E" w14:textId="3EAD1165" w:rsidR="002C44E0" w:rsidRPr="008629DC" w:rsidRDefault="002C44E0" w:rsidP="003C7B60">
            <w:pPr>
              <w:spacing w:line="240" w:lineRule="auto"/>
              <w:contextualSpacing/>
              <w:rPr>
                <w:rFonts w:ascii="Calibri" w:eastAsia="Calibri" w:hAnsi="Calibri" w:cs="Calibri"/>
              </w:rPr>
            </w:pPr>
          </w:p>
        </w:tc>
      </w:tr>
      <w:tr w:rsidR="002C44E0" w:rsidRPr="008629DC" w14:paraId="35AFAA2B"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B3EB452" w14:textId="38772EF3"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CAA589D" w14:textId="44FE357A"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generate suitability documentation based on the advisor’s inputs, client discussion data, and completed suitability responses. </w:t>
            </w:r>
          </w:p>
          <w:p w14:paraId="1F986D8E" w14:textId="108124E3" w:rsidR="002C44E0" w:rsidRPr="008629DC" w:rsidRDefault="002C44E0" w:rsidP="003C7B60">
            <w:pPr>
              <w:spacing w:line="240" w:lineRule="auto"/>
              <w:contextualSpacing/>
              <w:rPr>
                <w:rFonts w:ascii="Calibri" w:eastAsia="Calibri" w:hAnsi="Calibri" w:cs="Calibri"/>
              </w:rPr>
            </w:pPr>
          </w:p>
        </w:tc>
      </w:tr>
      <w:tr w:rsidR="002C44E0" w:rsidRPr="008629DC" w14:paraId="225DC11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4680BBB" w14:textId="76442397"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B31118E" w14:textId="3F4BD479"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automatically attach required replacement disclosures and comparison summaries when the advisor selects a replacement transaction. </w:t>
            </w:r>
          </w:p>
          <w:p w14:paraId="4696CDB0" w14:textId="4570E019" w:rsidR="002C44E0" w:rsidRPr="008629DC" w:rsidRDefault="002C44E0" w:rsidP="003C7B60">
            <w:pPr>
              <w:spacing w:line="240" w:lineRule="auto"/>
              <w:contextualSpacing/>
              <w:rPr>
                <w:rFonts w:ascii="Calibri" w:eastAsia="Calibri" w:hAnsi="Calibri" w:cs="Calibri"/>
              </w:rPr>
            </w:pPr>
          </w:p>
        </w:tc>
      </w:tr>
      <w:tr w:rsidR="002C44E0" w:rsidRPr="008629DC" w14:paraId="0F64A2A7"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A20837" w14:textId="7AB16256"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50190DF" w14:textId="682AA08B"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validate completeness of all required data fields before allowing application submission. </w:t>
            </w:r>
          </w:p>
          <w:p w14:paraId="38221AA3" w14:textId="1651EB70" w:rsidR="002C44E0" w:rsidRPr="008629DC" w:rsidRDefault="002C44E0" w:rsidP="003C7B60">
            <w:pPr>
              <w:spacing w:line="240" w:lineRule="auto"/>
              <w:contextualSpacing/>
              <w:rPr>
                <w:rFonts w:ascii="Calibri" w:eastAsia="Calibri" w:hAnsi="Calibri" w:cs="Calibri"/>
              </w:rPr>
            </w:pPr>
          </w:p>
        </w:tc>
      </w:tr>
      <w:tr w:rsidR="002C44E0" w:rsidRPr="008629DC" w14:paraId="5B9569F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8201C40" w14:textId="2D6A4DD5"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DC0EAD4" w14:textId="46F2E09B"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flag missing, inconsistent, or contradictory data in the application and prevent submission until issues are resolved. </w:t>
            </w:r>
          </w:p>
          <w:p w14:paraId="72E879CC" w14:textId="5FC1DEAF" w:rsidR="002C44E0" w:rsidRPr="008629DC" w:rsidRDefault="002C44E0" w:rsidP="003C7B60">
            <w:pPr>
              <w:spacing w:line="240" w:lineRule="auto"/>
              <w:contextualSpacing/>
              <w:rPr>
                <w:rFonts w:ascii="Calibri" w:eastAsia="Calibri" w:hAnsi="Calibri" w:cs="Calibri"/>
              </w:rPr>
            </w:pPr>
          </w:p>
        </w:tc>
      </w:tr>
      <w:tr w:rsidR="002C44E0" w:rsidRPr="008629DC" w14:paraId="68935E1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2AFA92" w14:textId="4DEF62FB"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4CF543E" w14:textId="7467FF88"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apply NIGO/IGO checks against carrier</w:t>
            </w:r>
            <w:r w:rsidR="009E4391" w:rsidRPr="008629DC">
              <w:rPr>
                <w:rFonts w:ascii="Calibri" w:hAnsi="Calibri" w:cs="Calibri"/>
              </w:rPr>
              <w:t xml:space="preserve"> (leverage the PPfA)</w:t>
            </w:r>
            <w:r w:rsidRPr="008629DC">
              <w:rPr>
                <w:rFonts w:ascii="Calibri" w:hAnsi="Calibri" w:cs="Calibri"/>
              </w:rPr>
              <w:t xml:space="preserve"> and regulatory rules</w:t>
            </w:r>
            <w:r w:rsidR="009E4391" w:rsidRPr="008629DC">
              <w:rPr>
                <w:rFonts w:ascii="Calibri" w:hAnsi="Calibri" w:cs="Calibri"/>
              </w:rPr>
              <w:t xml:space="preserve"> (optional for hackathon)</w:t>
            </w:r>
            <w:r w:rsidRPr="008629DC">
              <w:rPr>
                <w:rFonts w:ascii="Calibri" w:hAnsi="Calibri" w:cs="Calibri"/>
              </w:rPr>
              <w:t xml:space="preserve"> to identify potential issues prior to submission. </w:t>
            </w:r>
          </w:p>
          <w:p w14:paraId="7DDB7E90" w14:textId="2B88C5DA" w:rsidR="002C44E0" w:rsidRPr="008629DC" w:rsidRDefault="002C44E0" w:rsidP="003C7B60">
            <w:pPr>
              <w:spacing w:line="240" w:lineRule="auto"/>
              <w:contextualSpacing/>
              <w:rPr>
                <w:rFonts w:ascii="Calibri" w:eastAsia="Calibri" w:hAnsi="Calibri" w:cs="Calibri"/>
              </w:rPr>
            </w:pPr>
          </w:p>
        </w:tc>
      </w:tr>
      <w:tr w:rsidR="002C44E0" w:rsidRPr="008629DC" w14:paraId="6451E7DE"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2693F3" w14:textId="4AB2DA37"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lastRenderedPageBreak/>
              <w:t>8.12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352BB2E" w14:textId="3349F5F3"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provide clear error messages and instructions for resolving NIGO items. </w:t>
            </w:r>
          </w:p>
          <w:p w14:paraId="7E06C21E" w14:textId="391B13B6" w:rsidR="002C44E0" w:rsidRPr="008629DC" w:rsidRDefault="002C44E0" w:rsidP="003C7B60">
            <w:pPr>
              <w:spacing w:line="240" w:lineRule="auto"/>
              <w:contextualSpacing/>
              <w:rPr>
                <w:rFonts w:ascii="Calibri" w:eastAsia="Calibri" w:hAnsi="Calibri" w:cs="Calibri"/>
              </w:rPr>
            </w:pPr>
          </w:p>
        </w:tc>
      </w:tr>
      <w:tr w:rsidR="002C44E0" w:rsidRPr="008629DC" w14:paraId="549B64F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87C45C" w14:textId="2ECB9333"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34C79FE" w14:textId="4173CC60"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support attaching supplemental documents (e.g., driver’s license, trust documentation, financial statements) when required. </w:t>
            </w:r>
          </w:p>
          <w:p w14:paraId="3184F442" w14:textId="5ED00CF3" w:rsidR="002C44E0" w:rsidRPr="008629DC" w:rsidRDefault="002C44E0" w:rsidP="003C7B60">
            <w:pPr>
              <w:spacing w:line="240" w:lineRule="auto"/>
              <w:contextualSpacing/>
              <w:rPr>
                <w:rFonts w:ascii="Calibri" w:eastAsia="Calibri" w:hAnsi="Calibri" w:cs="Calibri"/>
              </w:rPr>
            </w:pPr>
          </w:p>
        </w:tc>
      </w:tr>
      <w:tr w:rsidR="002C44E0" w:rsidRPr="008629DC" w14:paraId="3ADFF99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699532" w14:textId="3350B395"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CEEA141" w14:textId="0F31EA01"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support e</w:t>
            </w:r>
            <w:r w:rsidRPr="008629DC">
              <w:rPr>
                <w:rFonts w:ascii="Calibri" w:hAnsi="Calibri" w:cs="Calibri"/>
              </w:rPr>
              <w:noBreakHyphen/>
              <w:t xml:space="preserve">signature workflows for forms that allow digital signatures. </w:t>
            </w:r>
          </w:p>
          <w:p w14:paraId="088D96D4" w14:textId="6E8DAC54" w:rsidR="002C44E0" w:rsidRPr="008629DC" w:rsidRDefault="002C44E0" w:rsidP="003C7B60">
            <w:pPr>
              <w:spacing w:line="240" w:lineRule="auto"/>
              <w:contextualSpacing/>
              <w:rPr>
                <w:rFonts w:ascii="Calibri" w:eastAsia="Calibri" w:hAnsi="Calibri" w:cs="Calibri"/>
              </w:rPr>
            </w:pPr>
          </w:p>
        </w:tc>
      </w:tr>
      <w:tr w:rsidR="002C44E0" w:rsidRPr="008629DC" w14:paraId="77BF46A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E325461" w14:textId="50C53814"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DE2AFBD" w14:textId="0745E1C2"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provide a client</w:t>
            </w:r>
            <w:r w:rsidRPr="008629DC">
              <w:rPr>
                <w:rFonts w:ascii="Calibri" w:hAnsi="Calibri" w:cs="Calibri"/>
              </w:rPr>
              <w:noBreakHyphen/>
              <w:t xml:space="preserve">friendly packet preview that the advisor can review with the client before submission. </w:t>
            </w:r>
          </w:p>
          <w:p w14:paraId="3BDBBBC5" w14:textId="4C18FB7D" w:rsidR="002C44E0" w:rsidRPr="008629DC" w:rsidRDefault="002C44E0" w:rsidP="003C7B60">
            <w:pPr>
              <w:spacing w:line="240" w:lineRule="auto"/>
              <w:contextualSpacing/>
              <w:rPr>
                <w:rFonts w:ascii="Calibri" w:eastAsia="Calibri" w:hAnsi="Calibri" w:cs="Calibri"/>
              </w:rPr>
            </w:pPr>
          </w:p>
        </w:tc>
      </w:tr>
      <w:tr w:rsidR="002C44E0" w:rsidRPr="008629DC" w14:paraId="4DEE789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319E9E" w14:textId="3751DB76"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7FF4C5B" w14:textId="1B9A666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log all generated documentation and versions for audit review. </w:t>
            </w:r>
          </w:p>
          <w:p w14:paraId="609EFA20" w14:textId="7574D6AE" w:rsidR="002C44E0" w:rsidRPr="008629DC" w:rsidRDefault="002C44E0" w:rsidP="003C7B60">
            <w:pPr>
              <w:spacing w:line="240" w:lineRule="auto"/>
              <w:contextualSpacing/>
              <w:rPr>
                <w:rFonts w:ascii="Calibri" w:eastAsia="Calibri" w:hAnsi="Calibri" w:cs="Calibri"/>
              </w:rPr>
            </w:pPr>
          </w:p>
        </w:tc>
      </w:tr>
      <w:tr w:rsidR="002C44E0" w:rsidRPr="008629DC" w14:paraId="759736E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B419C9B" w14:textId="2B49AFC8"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DEB6D5D" w14:textId="571D3B80"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support printing, exporting, or securely sharing application packets when needed for client interaction. </w:t>
            </w:r>
          </w:p>
          <w:p w14:paraId="6F218FD1" w14:textId="66CFA43A" w:rsidR="002C44E0" w:rsidRPr="008629DC" w:rsidRDefault="002C44E0" w:rsidP="003C7B60">
            <w:pPr>
              <w:spacing w:line="240" w:lineRule="auto"/>
              <w:contextualSpacing/>
              <w:rPr>
                <w:rFonts w:ascii="Calibri" w:eastAsia="Calibri" w:hAnsi="Calibri" w:cs="Calibri"/>
              </w:rPr>
            </w:pPr>
          </w:p>
        </w:tc>
      </w:tr>
      <w:tr w:rsidR="002C44E0" w:rsidRPr="008629DC" w14:paraId="7CA0AFE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FC207B" w14:textId="29875348"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146206C" w14:textId="78E42F56"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store all completed forms and documents in the case file for downstream processing. </w:t>
            </w:r>
          </w:p>
          <w:p w14:paraId="5076E79F" w14:textId="46DC22BB" w:rsidR="002C44E0" w:rsidRPr="008629DC" w:rsidRDefault="002C44E0" w:rsidP="003C7B60">
            <w:pPr>
              <w:spacing w:line="240" w:lineRule="auto"/>
              <w:contextualSpacing/>
              <w:rPr>
                <w:rFonts w:ascii="Calibri" w:eastAsia="Calibri" w:hAnsi="Calibri" w:cs="Calibri"/>
              </w:rPr>
            </w:pPr>
          </w:p>
        </w:tc>
      </w:tr>
      <w:tr w:rsidR="002C44E0" w:rsidRPr="008629DC" w14:paraId="784DEBA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D2ED58A" w14:textId="3BDA0A8E"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8.19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94DB354" w14:textId="0C54DE2A"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update the transaction record once documentation is completed and validated. </w:t>
            </w:r>
          </w:p>
          <w:p w14:paraId="48C2E813" w14:textId="062D3BB9" w:rsidR="002C44E0" w:rsidRPr="008629DC" w:rsidRDefault="002C44E0" w:rsidP="003C7B60">
            <w:pPr>
              <w:spacing w:line="240" w:lineRule="auto"/>
              <w:contextualSpacing/>
              <w:rPr>
                <w:rFonts w:ascii="Calibri" w:eastAsia="Calibri" w:hAnsi="Calibri" w:cs="Calibri"/>
              </w:rPr>
            </w:pPr>
          </w:p>
        </w:tc>
      </w:tr>
      <w:tr w:rsidR="002C44E0" w:rsidRPr="008629DC" w14:paraId="57D666E9"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749786E" w14:textId="6F248416"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8.20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CF94B18" w14:textId="6AA5D9AD"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enable the advisor to proceed to submission only after all required documentation steps are successfully completed.</w:t>
            </w:r>
          </w:p>
          <w:p w14:paraId="789DC689" w14:textId="1058EF3E" w:rsidR="002C44E0" w:rsidRPr="008629DC" w:rsidRDefault="002C44E0" w:rsidP="003C7B60">
            <w:pPr>
              <w:spacing w:line="240" w:lineRule="auto"/>
              <w:contextualSpacing/>
              <w:rPr>
                <w:rFonts w:ascii="Calibri" w:eastAsia="Calibri" w:hAnsi="Calibri" w:cs="Calibri"/>
              </w:rPr>
            </w:pPr>
          </w:p>
        </w:tc>
      </w:tr>
    </w:tbl>
    <w:p w14:paraId="6BE5F1A8" w14:textId="55135950" w:rsidR="002C44E0" w:rsidRPr="008629DC" w:rsidRDefault="002C44E0" w:rsidP="003C7B60">
      <w:pPr>
        <w:pStyle w:val="Heading1"/>
        <w:numPr>
          <w:ilvl w:val="0"/>
          <w:numId w:val="2"/>
        </w:numPr>
        <w:spacing w:after="0" w:line="240" w:lineRule="auto"/>
        <w:ind w:left="540" w:hanging="540"/>
        <w:contextualSpacing/>
        <w:rPr>
          <w:rFonts w:ascii="Calibri" w:eastAsia="Calibri" w:hAnsi="Calibri" w:cs="Calibri"/>
          <w:b/>
          <w:bCs/>
          <w:color w:val="0000FF"/>
          <w:sz w:val="24"/>
          <w:szCs w:val="24"/>
          <w:u w:val="single"/>
        </w:rPr>
      </w:pPr>
      <w:bookmarkStart w:id="248" w:name="_Toc221563774"/>
      <w:r w:rsidRPr="008629DC">
        <w:rPr>
          <w:rFonts w:ascii="Calibri" w:eastAsia="Calibri" w:hAnsi="Calibri" w:cs="Calibri"/>
          <w:b/>
          <w:bCs/>
          <w:color w:val="0000FF"/>
          <w:sz w:val="24"/>
          <w:szCs w:val="24"/>
          <w:u w:val="single"/>
        </w:rPr>
        <w:t>Submission &amp; Tracking</w:t>
      </w:r>
      <w:bookmarkEnd w:id="248"/>
    </w:p>
    <w:tbl>
      <w:tblPr>
        <w:tblW w:w="9980" w:type="dxa"/>
        <w:tblLayout w:type="fixed"/>
        <w:tblLook w:val="01E0" w:firstRow="1" w:lastRow="1" w:firstColumn="1" w:lastColumn="1" w:noHBand="0" w:noVBand="0"/>
      </w:tblPr>
      <w:tblGrid>
        <w:gridCol w:w="1014"/>
        <w:gridCol w:w="8966"/>
      </w:tblGrid>
      <w:tr w:rsidR="002C44E0" w:rsidRPr="008629DC" w14:paraId="2CB5F9A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tcPr>
          <w:p w14:paraId="6F74B669" w14:textId="77777777" w:rsidR="002C44E0" w:rsidRPr="008629DC" w:rsidRDefault="002C44E0" w:rsidP="003C7B60">
            <w:pPr>
              <w:spacing w:line="240" w:lineRule="auto"/>
              <w:contextualSpacing/>
              <w:rPr>
                <w:rFonts w:ascii="Calibri" w:hAnsi="Calibri" w:cs="Calibri"/>
              </w:rPr>
            </w:pPr>
            <w:r w:rsidRPr="008629DC">
              <w:rPr>
                <w:rFonts w:ascii="Calibri" w:eastAsia="Calibri" w:hAnsi="Calibri" w:cs="Calibri"/>
                <w:b/>
                <w:bCs/>
                <w:color w:val="0000FF"/>
              </w:rPr>
              <w:t>ID</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B86C810" w14:textId="77777777" w:rsidR="002C44E0" w:rsidRPr="008629DC" w:rsidRDefault="002C44E0" w:rsidP="003C7B60">
            <w:pPr>
              <w:spacing w:line="240" w:lineRule="auto"/>
              <w:contextualSpacing/>
              <w:rPr>
                <w:rFonts w:ascii="Calibri" w:hAnsi="Calibri" w:cs="Calibri"/>
              </w:rPr>
            </w:pPr>
            <w:r w:rsidRPr="008629DC">
              <w:rPr>
                <w:rFonts w:ascii="Calibri" w:eastAsia="Calibri" w:hAnsi="Calibri" w:cs="Calibri"/>
                <w:b/>
                <w:bCs/>
                <w:color w:val="0000FF"/>
              </w:rPr>
              <w:t>Functional Requirements</w:t>
            </w:r>
          </w:p>
        </w:tc>
      </w:tr>
      <w:tr w:rsidR="002C44E0" w:rsidRPr="008629DC" w14:paraId="7B80D7C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36A460" w14:textId="12BE7A00"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1F55ED0"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submit the completed application packet, disclosures, and supporting documents to the appropriate carrier or order</w:t>
            </w:r>
            <w:r w:rsidRPr="008629DC">
              <w:rPr>
                <w:rFonts w:ascii="Calibri" w:hAnsi="Calibri" w:cs="Calibri"/>
              </w:rPr>
              <w:noBreakHyphen/>
              <w:t xml:space="preserve">entry platform using standardized electronic integration. </w:t>
            </w:r>
          </w:p>
          <w:p w14:paraId="1B2BD46B" w14:textId="1D243941" w:rsidR="002C44E0" w:rsidRPr="008629DC" w:rsidRDefault="002C44E0" w:rsidP="003C7B60">
            <w:pPr>
              <w:spacing w:line="240" w:lineRule="auto"/>
              <w:contextualSpacing/>
              <w:rPr>
                <w:rFonts w:ascii="Calibri" w:eastAsia="Calibri" w:hAnsi="Calibri" w:cs="Calibri"/>
              </w:rPr>
            </w:pPr>
          </w:p>
        </w:tc>
      </w:tr>
      <w:tr w:rsidR="002C44E0" w:rsidRPr="008629DC" w14:paraId="324EC51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41B7DEA" w14:textId="134A3788"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91567C1"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transmit the submission payload in the carrier</w:t>
            </w:r>
            <w:r w:rsidRPr="008629DC">
              <w:rPr>
                <w:rFonts w:ascii="Calibri" w:hAnsi="Calibri" w:cs="Calibri"/>
              </w:rPr>
              <w:noBreakHyphen/>
              <w:t xml:space="preserve">required format, including product details, client information, advisor information, and all attached documentation. </w:t>
            </w:r>
          </w:p>
          <w:p w14:paraId="3DBA6202" w14:textId="2EBBAE8B" w:rsidR="002C44E0" w:rsidRPr="008629DC" w:rsidRDefault="002C44E0" w:rsidP="003C7B60">
            <w:pPr>
              <w:spacing w:line="240" w:lineRule="auto"/>
              <w:contextualSpacing/>
              <w:rPr>
                <w:rFonts w:ascii="Calibri" w:eastAsia="Calibri" w:hAnsi="Calibri" w:cs="Calibri"/>
              </w:rPr>
            </w:pPr>
          </w:p>
        </w:tc>
      </w:tr>
      <w:tr w:rsidR="002C44E0" w:rsidRPr="008629DC" w14:paraId="713465A0"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18E129A" w14:textId="58137A1C"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6ED792F9" w14:textId="64E6AD46"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validate that all required forms and fields are present before submission and prevent transmission if critical components are missing. </w:t>
            </w:r>
          </w:p>
          <w:p w14:paraId="626C5637" w14:textId="7A962342" w:rsidR="002C44E0" w:rsidRPr="008629DC" w:rsidRDefault="002C44E0" w:rsidP="003C7B60">
            <w:pPr>
              <w:spacing w:line="240" w:lineRule="auto"/>
              <w:contextualSpacing/>
              <w:rPr>
                <w:rFonts w:ascii="Calibri" w:eastAsia="Calibri" w:hAnsi="Calibri" w:cs="Calibri"/>
              </w:rPr>
            </w:pPr>
          </w:p>
        </w:tc>
      </w:tr>
      <w:tr w:rsidR="002C44E0" w:rsidRPr="008629DC" w14:paraId="73998E2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3DF35C" w14:textId="05210D55"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3D1130D" w14:textId="31978C6E"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display a confirmation message once the submission is successfully transmitted and include the carrier or platform submission ID when available. </w:t>
            </w:r>
          </w:p>
          <w:p w14:paraId="52ADE0E5" w14:textId="6CD38659" w:rsidR="002C44E0" w:rsidRPr="008629DC" w:rsidRDefault="002C44E0" w:rsidP="003C7B60">
            <w:pPr>
              <w:spacing w:line="240" w:lineRule="auto"/>
              <w:contextualSpacing/>
              <w:rPr>
                <w:rFonts w:ascii="Calibri" w:eastAsia="Calibri" w:hAnsi="Calibri" w:cs="Calibri"/>
              </w:rPr>
            </w:pPr>
          </w:p>
        </w:tc>
      </w:tr>
      <w:tr w:rsidR="002C44E0" w:rsidRPr="008629DC" w14:paraId="0CD8453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EE85B47" w14:textId="05120B9F"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lastRenderedPageBreak/>
              <w:t>9.05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1AE467B" w14:textId="4B158902"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create a submission record containing timestamps, transaction ID, payload metadata, and the receiving carrier or platform. </w:t>
            </w:r>
          </w:p>
          <w:p w14:paraId="03025DE1" w14:textId="09D5E96A" w:rsidR="002C44E0" w:rsidRPr="008629DC" w:rsidRDefault="002C44E0" w:rsidP="003C7B60">
            <w:pPr>
              <w:spacing w:line="240" w:lineRule="auto"/>
              <w:contextualSpacing/>
              <w:rPr>
                <w:rFonts w:ascii="Calibri" w:eastAsia="Calibri" w:hAnsi="Calibri" w:cs="Calibri"/>
              </w:rPr>
            </w:pPr>
          </w:p>
        </w:tc>
      </w:tr>
      <w:tr w:rsidR="002C44E0" w:rsidRPr="008629DC" w14:paraId="29AC4034"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A372FE" w14:textId="2D1BDB34"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4DFBCBB" w14:textId="11C5C785"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track submission status updates (e.g., Received, In Review, NIGO, Approved, Issued) and display them in real time to the advisor. </w:t>
            </w:r>
          </w:p>
          <w:p w14:paraId="757F249B" w14:textId="6E683C54" w:rsidR="002C44E0" w:rsidRPr="008629DC" w:rsidRDefault="002C44E0" w:rsidP="003C7B60">
            <w:pPr>
              <w:spacing w:line="240" w:lineRule="auto"/>
              <w:contextualSpacing/>
              <w:rPr>
                <w:rFonts w:ascii="Calibri" w:eastAsia="Calibri" w:hAnsi="Calibri" w:cs="Calibri"/>
              </w:rPr>
            </w:pPr>
          </w:p>
        </w:tc>
      </w:tr>
      <w:tr w:rsidR="002C44E0" w:rsidRPr="008629DC" w14:paraId="1746ED28"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EA456F" w14:textId="236DADE8" w:rsidR="002C44E0" w:rsidRPr="008629DC" w:rsidRDefault="009E4391" w:rsidP="003C7B60">
            <w:pPr>
              <w:spacing w:line="240" w:lineRule="auto"/>
              <w:contextualSpacing/>
              <w:rPr>
                <w:rFonts w:ascii="Calibri" w:eastAsia="Calibri" w:hAnsi="Calibri" w:cs="Calibri"/>
              </w:rPr>
            </w:pPr>
            <w:r w:rsidRPr="008629DC">
              <w:rPr>
                <w:rFonts w:ascii="Calibri" w:eastAsia="Calibri" w:hAnsi="Calibri" w:cs="Calibri"/>
              </w:rPr>
              <w:t>9.0</w:t>
            </w:r>
            <w:r w:rsidR="00F45115" w:rsidRPr="008629DC">
              <w:rPr>
                <w:rFonts w:ascii="Calibri" w:eastAsia="Calibri" w:hAnsi="Calibri" w:cs="Calibri"/>
              </w:rPr>
              <w:t>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D934B44" w14:textId="6F7A3481"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retrieve and surface NIGO (Not In Good Order) messages returned by the carrier, including missing fields or corrective actions needed. </w:t>
            </w:r>
          </w:p>
          <w:p w14:paraId="61766D2B" w14:textId="2FDF64E4" w:rsidR="002C44E0" w:rsidRPr="008629DC" w:rsidRDefault="002C44E0" w:rsidP="003C7B60">
            <w:pPr>
              <w:spacing w:line="240" w:lineRule="auto"/>
              <w:contextualSpacing/>
              <w:rPr>
                <w:rFonts w:ascii="Calibri" w:eastAsia="Calibri" w:hAnsi="Calibri" w:cs="Calibri"/>
              </w:rPr>
            </w:pPr>
          </w:p>
        </w:tc>
      </w:tr>
      <w:tr w:rsidR="002C44E0" w:rsidRPr="008629DC" w14:paraId="064E6F6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0E2396E" w14:textId="5C0AA257"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9.08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59E4231"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allow the advisor to correct NIGO items directly within the platform when supported, or provide instructions when manual correction is required. </w:t>
            </w:r>
          </w:p>
          <w:p w14:paraId="01C1E3D7" w14:textId="53E207AB" w:rsidR="002C44E0" w:rsidRPr="008629DC" w:rsidRDefault="002C44E0" w:rsidP="003C7B60">
            <w:pPr>
              <w:spacing w:line="240" w:lineRule="auto"/>
              <w:contextualSpacing/>
              <w:rPr>
                <w:rFonts w:ascii="Calibri" w:eastAsia="Calibri" w:hAnsi="Calibri" w:cs="Calibri"/>
              </w:rPr>
            </w:pPr>
          </w:p>
        </w:tc>
      </w:tr>
      <w:tr w:rsidR="002C44E0" w:rsidRPr="008629DC" w14:paraId="4C3EE8D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F488516" w14:textId="1ADED00E"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9.09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0D0817E9" w14:textId="3AC50B80"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re</w:t>
            </w:r>
            <w:r w:rsidRPr="008629DC">
              <w:rPr>
                <w:rFonts w:ascii="Calibri" w:hAnsi="Calibri" w:cs="Calibri"/>
              </w:rPr>
              <w:noBreakHyphen/>
              <w:t xml:space="preserve">validate corrected submissions and allow resubmission once issues are resolved. </w:t>
            </w:r>
          </w:p>
          <w:p w14:paraId="5C268165" w14:textId="155CE62D" w:rsidR="002C44E0" w:rsidRPr="008629DC" w:rsidRDefault="002C44E0" w:rsidP="003C7B60">
            <w:pPr>
              <w:spacing w:line="240" w:lineRule="auto"/>
              <w:contextualSpacing/>
              <w:rPr>
                <w:rFonts w:ascii="Calibri" w:eastAsia="Calibri" w:hAnsi="Calibri" w:cs="Calibri"/>
              </w:rPr>
            </w:pPr>
          </w:p>
        </w:tc>
      </w:tr>
      <w:tr w:rsidR="002C44E0" w:rsidRPr="008629DC" w14:paraId="2F3888D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941A49F" w14:textId="7C0E8473"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82E72DC"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maintain an activity log of all submission attempts, corrections, and status changes for audit purposes. </w:t>
            </w:r>
          </w:p>
          <w:p w14:paraId="26553E02" w14:textId="63191B70" w:rsidR="002C44E0" w:rsidRPr="008629DC" w:rsidRDefault="002C44E0" w:rsidP="003C7B60">
            <w:pPr>
              <w:spacing w:line="240" w:lineRule="auto"/>
              <w:contextualSpacing/>
              <w:rPr>
                <w:rFonts w:ascii="Calibri" w:eastAsia="Calibri" w:hAnsi="Calibri" w:cs="Calibri"/>
              </w:rPr>
            </w:pPr>
          </w:p>
        </w:tc>
      </w:tr>
      <w:tr w:rsidR="002C44E0" w:rsidRPr="008629DC" w14:paraId="6891890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6B71B6" w14:textId="221DB6E1"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E2885FB" w14:textId="4598969E"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notify the advisor of key status changes through in</w:t>
            </w:r>
            <w:r w:rsidRPr="008629DC">
              <w:rPr>
                <w:rFonts w:ascii="Calibri" w:hAnsi="Calibri" w:cs="Calibri"/>
              </w:rPr>
              <w:noBreakHyphen/>
              <w:t xml:space="preserve">app alerts and optional email or push notifications. </w:t>
            </w:r>
          </w:p>
          <w:p w14:paraId="13F63D12" w14:textId="49A4549E" w:rsidR="002C44E0" w:rsidRPr="008629DC" w:rsidRDefault="002C44E0" w:rsidP="003C7B60">
            <w:pPr>
              <w:spacing w:line="240" w:lineRule="auto"/>
              <w:contextualSpacing/>
              <w:rPr>
                <w:rFonts w:ascii="Calibri" w:eastAsia="Calibri" w:hAnsi="Calibri" w:cs="Calibri"/>
              </w:rPr>
            </w:pPr>
          </w:p>
        </w:tc>
      </w:tr>
      <w:tr w:rsidR="002C44E0" w:rsidRPr="008629DC" w14:paraId="29E76332"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1331676" w14:textId="213C6FB0"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644A59D" w14:textId="0092E6AF"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store all submission documents and artifacts in a centralized case file accessible for compliance review, supervision, and carrier inquiries. </w:t>
            </w:r>
          </w:p>
          <w:p w14:paraId="3FF15F72" w14:textId="404F0DA3" w:rsidR="002C44E0" w:rsidRPr="008629DC" w:rsidRDefault="002C44E0" w:rsidP="003C7B60">
            <w:pPr>
              <w:spacing w:line="240" w:lineRule="auto"/>
              <w:contextualSpacing/>
              <w:rPr>
                <w:rFonts w:ascii="Calibri" w:eastAsia="Calibri" w:hAnsi="Calibri" w:cs="Calibri"/>
              </w:rPr>
            </w:pPr>
          </w:p>
        </w:tc>
      </w:tr>
      <w:tr w:rsidR="002C44E0" w:rsidRPr="008629DC" w14:paraId="716BEEFC"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9D461E" w14:textId="4B34D52E"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2C761099"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restrict editing of submissions after they reach a final carrier status (e.g., Approved, Issued, Declined) unless an authorized escalation process is triggered. </w:t>
            </w:r>
          </w:p>
          <w:p w14:paraId="4197A399" w14:textId="1E1EB637" w:rsidR="002C44E0" w:rsidRPr="008629DC" w:rsidRDefault="002C44E0" w:rsidP="003C7B60">
            <w:pPr>
              <w:spacing w:line="240" w:lineRule="auto"/>
              <w:contextualSpacing/>
              <w:rPr>
                <w:rFonts w:ascii="Calibri" w:eastAsia="Calibri" w:hAnsi="Calibri" w:cs="Calibri"/>
              </w:rPr>
            </w:pPr>
          </w:p>
        </w:tc>
      </w:tr>
      <w:tr w:rsidR="002C44E0" w:rsidRPr="008629DC" w14:paraId="444BF843"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A909F2" w14:textId="0CE75FEE"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9.14</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4D62DB2" w14:textId="09DF9655"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support linking the submission record to downstream systems for compensation, policy issuance, and reporting. </w:t>
            </w:r>
          </w:p>
          <w:p w14:paraId="7AEF2ADA" w14:textId="0B80A546" w:rsidR="002C44E0" w:rsidRPr="008629DC" w:rsidRDefault="002C44E0" w:rsidP="003C7B60">
            <w:pPr>
              <w:spacing w:line="240" w:lineRule="auto"/>
              <w:contextualSpacing/>
              <w:rPr>
                <w:rFonts w:ascii="Calibri" w:eastAsia="Calibri" w:hAnsi="Calibri" w:cs="Calibri"/>
              </w:rPr>
            </w:pPr>
          </w:p>
        </w:tc>
      </w:tr>
      <w:tr w:rsidR="002C44E0" w:rsidRPr="008629DC" w14:paraId="1D3D89D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6BFBFE" w14:textId="799801FD"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9.15</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6BEF2A6" w14:textId="3BB0E161"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allow the advisor to view submission history across all clients and carriers, sorted by date, product, carrier, or status. </w:t>
            </w:r>
          </w:p>
          <w:p w14:paraId="1FAF257A" w14:textId="61512247" w:rsidR="002C44E0" w:rsidRPr="008629DC" w:rsidRDefault="002C44E0" w:rsidP="003C7B60">
            <w:pPr>
              <w:spacing w:line="240" w:lineRule="auto"/>
              <w:contextualSpacing/>
              <w:rPr>
                <w:rFonts w:ascii="Calibri" w:eastAsia="Calibri" w:hAnsi="Calibri" w:cs="Calibri"/>
              </w:rPr>
            </w:pPr>
          </w:p>
        </w:tc>
      </w:tr>
      <w:tr w:rsidR="002C44E0" w:rsidRPr="008629DC" w14:paraId="04C4E591"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12D4A43" w14:textId="17EF49D2"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9.16</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6D2790A" w14:textId="1A8967D2"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provide APIs to expose submission status and historical submission data</w:t>
            </w:r>
            <w:r w:rsidR="00F45115" w:rsidRPr="008629DC">
              <w:rPr>
                <w:rFonts w:ascii="Calibri" w:hAnsi="Calibri" w:cs="Calibri"/>
              </w:rPr>
              <w:t xml:space="preserve"> leveraging IRI standard application status</w:t>
            </w:r>
            <w:r w:rsidRPr="008629DC">
              <w:rPr>
                <w:rFonts w:ascii="Calibri" w:hAnsi="Calibri" w:cs="Calibri"/>
              </w:rPr>
              <w:t xml:space="preserve">. </w:t>
            </w:r>
          </w:p>
          <w:p w14:paraId="6186A06A" w14:textId="60605DB9" w:rsidR="00F45115" w:rsidRPr="008629DC" w:rsidRDefault="00F45115" w:rsidP="003C7B60">
            <w:pPr>
              <w:spacing w:line="240" w:lineRule="auto"/>
              <w:contextualSpacing/>
              <w:rPr>
                <w:rFonts w:ascii="Calibri" w:eastAsia="Calibri" w:hAnsi="Calibri" w:cs="Calibri"/>
              </w:rPr>
            </w:pPr>
          </w:p>
        </w:tc>
      </w:tr>
      <w:tr w:rsidR="002C44E0" w:rsidRPr="008629DC" w14:paraId="000D74E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309A48" w14:textId="6513C83E"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9.17</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40908A0"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ensure error handling is applied to failed transmissions and provide advisors with next steps or retry options. </w:t>
            </w:r>
          </w:p>
          <w:p w14:paraId="789B7CBE" w14:textId="62473B1D" w:rsidR="002C44E0" w:rsidRPr="008629DC" w:rsidRDefault="002C44E0" w:rsidP="003C7B60">
            <w:pPr>
              <w:spacing w:line="240" w:lineRule="auto"/>
              <w:contextualSpacing/>
              <w:rPr>
                <w:rFonts w:ascii="Calibri" w:eastAsia="Calibri" w:hAnsi="Calibri" w:cs="Calibri"/>
              </w:rPr>
            </w:pPr>
          </w:p>
        </w:tc>
      </w:tr>
      <w:tr w:rsidR="002C44E0" w:rsidRPr="008629DC" w14:paraId="64C0E96F"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9E5110" w14:textId="2C22C336"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t>9.18</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7A740076" w14:textId="3D469513"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record any system or integration failures with full diagnostic logging to support technical troubleshooting. </w:t>
            </w:r>
          </w:p>
          <w:p w14:paraId="30987B5A" w14:textId="01F5B627" w:rsidR="002C44E0" w:rsidRPr="008629DC" w:rsidRDefault="002C44E0" w:rsidP="003C7B60">
            <w:pPr>
              <w:spacing w:line="240" w:lineRule="auto"/>
              <w:contextualSpacing/>
              <w:rPr>
                <w:rFonts w:ascii="Calibri" w:eastAsia="Calibri" w:hAnsi="Calibri" w:cs="Calibri"/>
              </w:rPr>
            </w:pPr>
          </w:p>
        </w:tc>
      </w:tr>
      <w:tr w:rsidR="002C44E0" w:rsidRPr="008629DC" w14:paraId="6270AEEB"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166E33D" w14:textId="3D56C62A" w:rsidR="002C44E0" w:rsidRPr="008629DC" w:rsidRDefault="00F45115" w:rsidP="003C7B60">
            <w:pPr>
              <w:spacing w:line="240" w:lineRule="auto"/>
              <w:contextualSpacing/>
              <w:rPr>
                <w:rFonts w:ascii="Calibri" w:eastAsia="Calibri" w:hAnsi="Calibri" w:cs="Calibri"/>
              </w:rPr>
            </w:pPr>
            <w:r w:rsidRPr="008629DC">
              <w:rPr>
                <w:rFonts w:ascii="Calibri" w:eastAsia="Calibri" w:hAnsi="Calibri" w:cs="Calibri"/>
              </w:rPr>
              <w:lastRenderedPageBreak/>
              <w:t>9.19</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4DFAE36C" w14:textId="735598A2"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enforce data encryption and secure transmission protocols for all outgoing submission data. </w:t>
            </w:r>
          </w:p>
          <w:p w14:paraId="2328772D" w14:textId="4A599573" w:rsidR="002C44E0" w:rsidRPr="008629DC" w:rsidRDefault="002C44E0" w:rsidP="003C7B60">
            <w:pPr>
              <w:spacing w:line="240" w:lineRule="auto"/>
              <w:contextualSpacing/>
              <w:rPr>
                <w:rFonts w:ascii="Calibri" w:eastAsia="Calibri" w:hAnsi="Calibri" w:cs="Calibri"/>
              </w:rPr>
            </w:pPr>
          </w:p>
        </w:tc>
      </w:tr>
      <w:tr w:rsidR="002C44E0" w:rsidRPr="008629DC" w14:paraId="343039CD"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BA73965" w14:textId="6C6C0C83" w:rsidR="002C44E0" w:rsidRPr="008629DC" w:rsidRDefault="00084DF1" w:rsidP="003C7B60">
            <w:pPr>
              <w:spacing w:line="240" w:lineRule="auto"/>
              <w:contextualSpacing/>
              <w:rPr>
                <w:rFonts w:ascii="Calibri" w:eastAsia="Calibri" w:hAnsi="Calibri" w:cs="Calibri"/>
              </w:rPr>
            </w:pPr>
            <w:r w:rsidRPr="008629DC">
              <w:rPr>
                <w:rFonts w:ascii="Calibri" w:eastAsia="Calibri" w:hAnsi="Calibri" w:cs="Calibri"/>
              </w:rPr>
              <w:t>9.20</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7B2A5FA" w14:textId="6BC117BC"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finalize the workflow when the carrier returns a completed status, marking the transaction as fully closed and ready for archival or supervision review.</w:t>
            </w:r>
          </w:p>
          <w:p w14:paraId="5951DA4A" w14:textId="69C74377" w:rsidR="002C44E0" w:rsidRPr="008629DC" w:rsidRDefault="002C44E0" w:rsidP="003C7B60">
            <w:pPr>
              <w:spacing w:line="240" w:lineRule="auto"/>
              <w:contextualSpacing/>
              <w:rPr>
                <w:rFonts w:ascii="Calibri" w:eastAsia="Calibri" w:hAnsi="Calibri" w:cs="Calibri"/>
              </w:rPr>
            </w:pPr>
          </w:p>
        </w:tc>
      </w:tr>
      <w:tr w:rsidR="002C44E0" w:rsidRPr="008629DC" w14:paraId="3532757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89EFAB" w14:textId="7BC39063" w:rsidR="002C44E0" w:rsidRPr="008629DC" w:rsidRDefault="00084DF1" w:rsidP="003C7B60">
            <w:pPr>
              <w:spacing w:line="240" w:lineRule="auto"/>
              <w:contextualSpacing/>
              <w:rPr>
                <w:rFonts w:ascii="Calibri" w:eastAsia="Calibri" w:hAnsi="Calibri" w:cs="Calibri"/>
              </w:rPr>
            </w:pPr>
            <w:r w:rsidRPr="008629DC">
              <w:rPr>
                <w:rFonts w:ascii="Calibri" w:eastAsia="Calibri" w:hAnsi="Calibri" w:cs="Calibri"/>
              </w:rPr>
              <w:t>9.21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863D2EA"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submit the completed application packet, disclosures, and supporting documents to the appropriate carrier or order</w:t>
            </w:r>
            <w:r w:rsidRPr="008629DC">
              <w:rPr>
                <w:rFonts w:ascii="Calibri" w:hAnsi="Calibri" w:cs="Calibri"/>
              </w:rPr>
              <w:noBreakHyphen/>
              <w:t xml:space="preserve">entry platform using standardized electronic integration. </w:t>
            </w:r>
          </w:p>
          <w:p w14:paraId="1EBC3463" w14:textId="1CEA32C2" w:rsidR="002C44E0" w:rsidRPr="008629DC" w:rsidRDefault="002C44E0" w:rsidP="003C7B60">
            <w:pPr>
              <w:spacing w:line="240" w:lineRule="auto"/>
              <w:contextualSpacing/>
              <w:rPr>
                <w:rFonts w:ascii="Calibri" w:eastAsia="Calibri" w:hAnsi="Calibri" w:cs="Calibri"/>
              </w:rPr>
            </w:pPr>
          </w:p>
        </w:tc>
      </w:tr>
      <w:tr w:rsidR="002C44E0" w:rsidRPr="008629DC" w14:paraId="7BF6399B"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B22C81" w14:textId="559133CA" w:rsidR="002C44E0" w:rsidRPr="008629DC" w:rsidRDefault="00084DF1" w:rsidP="003C7B60">
            <w:pPr>
              <w:spacing w:line="240" w:lineRule="auto"/>
              <w:contextualSpacing/>
              <w:rPr>
                <w:rFonts w:ascii="Calibri" w:eastAsia="Calibri" w:hAnsi="Calibri" w:cs="Calibri"/>
              </w:rPr>
            </w:pPr>
            <w:r w:rsidRPr="008629DC">
              <w:rPr>
                <w:rFonts w:ascii="Calibri" w:eastAsia="Calibri" w:hAnsi="Calibri" w:cs="Calibri"/>
              </w:rPr>
              <w:t>9.21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1B5CE14E" w14:textId="13B5602A" w:rsidR="002C44E0" w:rsidRPr="008629DC" w:rsidRDefault="002C44E0" w:rsidP="003C7B60">
            <w:pPr>
              <w:spacing w:line="240" w:lineRule="auto"/>
              <w:contextualSpacing/>
              <w:rPr>
                <w:rFonts w:ascii="Calibri" w:hAnsi="Calibri" w:cs="Calibri"/>
              </w:rPr>
            </w:pPr>
            <w:r w:rsidRPr="008629DC">
              <w:rPr>
                <w:rFonts w:ascii="Calibri" w:hAnsi="Calibri" w:cs="Calibri"/>
              </w:rPr>
              <w:t>The system shall transmit the submission payload in the carrier</w:t>
            </w:r>
            <w:r w:rsidRPr="008629DC">
              <w:rPr>
                <w:rFonts w:ascii="Calibri" w:hAnsi="Calibri" w:cs="Calibri"/>
              </w:rPr>
              <w:noBreakHyphen/>
              <w:t xml:space="preserve">required format, including product details, client information, advisor information, and all attached documentation. </w:t>
            </w:r>
          </w:p>
          <w:p w14:paraId="1C622370" w14:textId="30100D8A" w:rsidR="002C44E0" w:rsidRPr="008629DC" w:rsidRDefault="002C44E0" w:rsidP="003C7B60">
            <w:pPr>
              <w:spacing w:line="240" w:lineRule="auto"/>
              <w:contextualSpacing/>
              <w:rPr>
                <w:rFonts w:ascii="Calibri" w:eastAsia="Calibri" w:hAnsi="Calibri" w:cs="Calibri"/>
              </w:rPr>
            </w:pPr>
          </w:p>
        </w:tc>
      </w:tr>
      <w:tr w:rsidR="002C44E0" w:rsidRPr="008629DC" w14:paraId="30C86495"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35FCDB" w14:textId="3E7CA33A" w:rsidR="002C44E0" w:rsidRPr="008629DC" w:rsidRDefault="00084DF1" w:rsidP="003C7B60">
            <w:pPr>
              <w:spacing w:line="240" w:lineRule="auto"/>
              <w:contextualSpacing/>
              <w:rPr>
                <w:rFonts w:ascii="Calibri" w:eastAsia="Calibri" w:hAnsi="Calibri" w:cs="Calibri"/>
              </w:rPr>
            </w:pPr>
            <w:r w:rsidRPr="008629DC">
              <w:rPr>
                <w:rFonts w:ascii="Calibri" w:eastAsia="Calibri" w:hAnsi="Calibri" w:cs="Calibri"/>
              </w:rPr>
              <w:t>9.21</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86C76B0" w14:textId="77777777"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validate that all required forms and fields are present before submission and prevent transmission if critical components are missing. </w:t>
            </w:r>
          </w:p>
          <w:p w14:paraId="073253E0" w14:textId="655C3360" w:rsidR="002C44E0" w:rsidRPr="008629DC" w:rsidRDefault="002C44E0" w:rsidP="003C7B60">
            <w:pPr>
              <w:spacing w:line="240" w:lineRule="auto"/>
              <w:contextualSpacing/>
              <w:rPr>
                <w:rFonts w:ascii="Calibri" w:eastAsia="Calibri" w:hAnsi="Calibri" w:cs="Calibri"/>
              </w:rPr>
            </w:pPr>
          </w:p>
        </w:tc>
      </w:tr>
      <w:tr w:rsidR="002C44E0" w:rsidRPr="008629DC" w14:paraId="6F888BE6"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1D4331" w14:textId="0B16F2AA" w:rsidR="002C44E0" w:rsidRPr="008629DC" w:rsidRDefault="00013CA2" w:rsidP="003C7B60">
            <w:pPr>
              <w:spacing w:line="240" w:lineRule="auto"/>
              <w:contextualSpacing/>
              <w:rPr>
                <w:rFonts w:ascii="Calibri" w:eastAsia="Calibri" w:hAnsi="Calibri" w:cs="Calibri"/>
              </w:rPr>
            </w:pPr>
            <w:r w:rsidRPr="008629DC">
              <w:rPr>
                <w:rFonts w:ascii="Calibri" w:eastAsia="Calibri" w:hAnsi="Calibri" w:cs="Calibri"/>
              </w:rPr>
              <w:t>9.22</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35BF581D" w14:textId="4E575FB8"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display a confirmation message once the submission is successfully transmitted and include the carrier or platform submission ID when available. </w:t>
            </w:r>
          </w:p>
          <w:p w14:paraId="6CA776E1" w14:textId="394FC59F" w:rsidR="002C44E0" w:rsidRPr="008629DC" w:rsidRDefault="002C44E0" w:rsidP="003C7B60">
            <w:pPr>
              <w:spacing w:line="240" w:lineRule="auto"/>
              <w:contextualSpacing/>
              <w:rPr>
                <w:rFonts w:ascii="Calibri" w:eastAsia="Calibri" w:hAnsi="Calibri" w:cs="Calibri"/>
              </w:rPr>
            </w:pPr>
          </w:p>
        </w:tc>
      </w:tr>
      <w:tr w:rsidR="002C44E0" w:rsidRPr="008629DC" w14:paraId="2C1FE33A" w14:textId="77777777" w:rsidTr="006125B8">
        <w:trPr>
          <w:trHeight w:val="300"/>
        </w:trPr>
        <w:tc>
          <w:tcPr>
            <w:tcW w:w="10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F6BFE6" w14:textId="0589B2A2" w:rsidR="002C44E0" w:rsidRPr="008629DC" w:rsidRDefault="00013CA2" w:rsidP="003C7B60">
            <w:pPr>
              <w:spacing w:line="240" w:lineRule="auto"/>
              <w:contextualSpacing/>
              <w:rPr>
                <w:rFonts w:ascii="Calibri" w:eastAsia="Calibri" w:hAnsi="Calibri" w:cs="Calibri"/>
              </w:rPr>
            </w:pPr>
            <w:r w:rsidRPr="008629DC">
              <w:rPr>
                <w:rFonts w:ascii="Calibri" w:eastAsia="Calibri" w:hAnsi="Calibri" w:cs="Calibri"/>
              </w:rPr>
              <w:t>9.23</w:t>
            </w:r>
          </w:p>
        </w:tc>
        <w:tc>
          <w:tcPr>
            <w:tcW w:w="8966" w:type="dxa"/>
            <w:tcBorders>
              <w:top w:val="single" w:sz="8" w:space="0" w:color="auto"/>
              <w:left w:val="single" w:sz="8" w:space="0" w:color="auto"/>
              <w:bottom w:val="single" w:sz="8" w:space="0" w:color="auto"/>
              <w:right w:val="single" w:sz="8" w:space="0" w:color="auto"/>
            </w:tcBorders>
            <w:tcMar>
              <w:left w:w="108" w:type="dxa"/>
              <w:right w:w="108" w:type="dxa"/>
            </w:tcMar>
          </w:tcPr>
          <w:p w14:paraId="5E97D2DD" w14:textId="6F606E0A" w:rsidR="002C44E0" w:rsidRPr="008629DC" w:rsidRDefault="002C44E0" w:rsidP="003C7B60">
            <w:pPr>
              <w:spacing w:line="240" w:lineRule="auto"/>
              <w:contextualSpacing/>
              <w:rPr>
                <w:rFonts w:ascii="Calibri" w:hAnsi="Calibri" w:cs="Calibri"/>
              </w:rPr>
            </w:pPr>
            <w:r w:rsidRPr="008629DC">
              <w:rPr>
                <w:rFonts w:ascii="Calibri" w:hAnsi="Calibri" w:cs="Calibri"/>
              </w:rPr>
              <w:t xml:space="preserve">The system shall create a submission record containing timestamps, transaction ID, payload metadata, and the receiving carrier or platform. </w:t>
            </w:r>
          </w:p>
          <w:p w14:paraId="6B2CAE19" w14:textId="445D3A68" w:rsidR="002C44E0" w:rsidRPr="008629DC" w:rsidRDefault="002C44E0" w:rsidP="003C7B60">
            <w:pPr>
              <w:spacing w:line="240" w:lineRule="auto"/>
              <w:contextualSpacing/>
              <w:rPr>
                <w:rFonts w:ascii="Calibri" w:eastAsia="Calibri" w:hAnsi="Calibri" w:cs="Calibri"/>
              </w:rPr>
            </w:pPr>
          </w:p>
        </w:tc>
      </w:tr>
    </w:tbl>
    <w:p w14:paraId="64A8CC1F" w14:textId="77777777" w:rsidR="00A3409F" w:rsidRPr="008629DC" w:rsidRDefault="00A3409F" w:rsidP="003C7B60">
      <w:pPr>
        <w:spacing w:line="240" w:lineRule="auto"/>
        <w:contextualSpacing/>
        <w:rPr>
          <w:rFonts w:ascii="Calibri" w:hAnsi="Calibri" w:cs="Calibri"/>
        </w:rPr>
      </w:pPr>
    </w:p>
    <w:p w14:paraId="44BAB5B9" w14:textId="2BBFD8C4" w:rsidR="00013CA2" w:rsidRPr="008629DC" w:rsidRDefault="00013CA2" w:rsidP="003C7B60">
      <w:pPr>
        <w:pStyle w:val="Heading1"/>
        <w:spacing w:after="0" w:line="240" w:lineRule="auto"/>
        <w:contextualSpacing/>
        <w:rPr>
          <w:rFonts w:ascii="Calibri" w:eastAsia="Calibri" w:hAnsi="Calibri" w:cs="Calibri"/>
          <w:b/>
          <w:bCs/>
          <w:color w:val="0000FF"/>
          <w:sz w:val="24"/>
          <w:szCs w:val="24"/>
          <w:u w:val="single"/>
        </w:rPr>
      </w:pPr>
      <w:bookmarkStart w:id="249" w:name="_Toc221563775"/>
      <w:r w:rsidRPr="008629DC">
        <w:rPr>
          <w:rFonts w:ascii="Calibri" w:eastAsia="Calibri" w:hAnsi="Calibri" w:cs="Calibri"/>
          <w:b/>
          <w:bCs/>
          <w:color w:val="0000FF"/>
          <w:sz w:val="24"/>
          <w:szCs w:val="24"/>
          <w:u w:val="single"/>
        </w:rPr>
        <w:lastRenderedPageBreak/>
        <w:t>Appendix</w:t>
      </w:r>
      <w:r w:rsidR="001421C7">
        <w:rPr>
          <w:rFonts w:ascii="Calibri" w:eastAsia="Calibri" w:hAnsi="Calibri" w:cs="Calibri"/>
          <w:b/>
          <w:bCs/>
          <w:color w:val="0000FF"/>
          <w:sz w:val="24"/>
          <w:szCs w:val="24"/>
          <w:u w:val="single"/>
        </w:rPr>
        <w:t xml:space="preserve"> A</w:t>
      </w:r>
      <w:r w:rsidR="00AA5BAA" w:rsidRPr="008629DC">
        <w:rPr>
          <w:rFonts w:ascii="Calibri" w:eastAsia="Calibri" w:hAnsi="Calibri" w:cs="Calibri"/>
          <w:b/>
          <w:bCs/>
          <w:color w:val="0000FF"/>
          <w:sz w:val="24"/>
          <w:szCs w:val="24"/>
          <w:u w:val="single"/>
        </w:rPr>
        <w:t xml:space="preserve"> – Sample Screens</w:t>
      </w:r>
      <w:bookmarkEnd w:id="249"/>
    </w:p>
    <w:p w14:paraId="3CDBF15B" w14:textId="3285FE2B" w:rsidR="00013CA2" w:rsidRPr="008629DC" w:rsidRDefault="006D6EB4" w:rsidP="003C7B60">
      <w:pPr>
        <w:spacing w:line="240" w:lineRule="auto"/>
        <w:contextualSpacing/>
        <w:rPr>
          <w:rFonts w:ascii="Calibri" w:hAnsi="Calibri" w:cs="Calibri"/>
        </w:rPr>
      </w:pPr>
      <w:r w:rsidRPr="008629DC">
        <w:rPr>
          <w:rFonts w:ascii="Calibri" w:hAnsi="Calibri" w:cs="Calibri"/>
          <w:noProof/>
        </w:rPr>
        <w:drawing>
          <wp:inline distT="0" distB="0" distL="0" distR="0" wp14:anchorId="59748FF6" wp14:editId="75500D1D">
            <wp:extent cx="5943600" cy="3935095"/>
            <wp:effectExtent l="0" t="0" r="0" b="8255"/>
            <wp:docPr id="65527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7351" name=""/>
                    <pic:cNvPicPr/>
                  </pic:nvPicPr>
                  <pic:blipFill>
                    <a:blip r:embed="rId15"/>
                    <a:stretch>
                      <a:fillRect/>
                    </a:stretch>
                  </pic:blipFill>
                  <pic:spPr>
                    <a:xfrm>
                      <a:off x="0" y="0"/>
                      <a:ext cx="5943600" cy="3935095"/>
                    </a:xfrm>
                    <a:prstGeom prst="rect">
                      <a:avLst/>
                    </a:prstGeom>
                  </pic:spPr>
                </pic:pic>
              </a:graphicData>
            </a:graphic>
          </wp:inline>
        </w:drawing>
      </w:r>
    </w:p>
    <w:p w14:paraId="6D2A03B2" w14:textId="02233F83" w:rsidR="006D6EB4" w:rsidRPr="008629DC" w:rsidRDefault="006D6EB4" w:rsidP="003C7B60">
      <w:pPr>
        <w:spacing w:line="240" w:lineRule="auto"/>
        <w:contextualSpacing/>
        <w:rPr>
          <w:rFonts w:ascii="Calibri" w:hAnsi="Calibri" w:cs="Calibri"/>
        </w:rPr>
      </w:pPr>
      <w:r w:rsidRPr="008629DC">
        <w:rPr>
          <w:rFonts w:ascii="Calibri" w:hAnsi="Calibri" w:cs="Calibri"/>
          <w:noProof/>
        </w:rPr>
        <w:drawing>
          <wp:inline distT="0" distB="0" distL="0" distR="0" wp14:anchorId="1D48361F" wp14:editId="65A08F34">
            <wp:extent cx="5943600" cy="4091940"/>
            <wp:effectExtent l="0" t="0" r="0" b="3810"/>
            <wp:docPr id="111066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5014" name=""/>
                    <pic:cNvPicPr/>
                  </pic:nvPicPr>
                  <pic:blipFill>
                    <a:blip r:embed="rId16"/>
                    <a:stretch>
                      <a:fillRect/>
                    </a:stretch>
                  </pic:blipFill>
                  <pic:spPr>
                    <a:xfrm>
                      <a:off x="0" y="0"/>
                      <a:ext cx="5943600" cy="4091940"/>
                    </a:xfrm>
                    <a:prstGeom prst="rect">
                      <a:avLst/>
                    </a:prstGeom>
                  </pic:spPr>
                </pic:pic>
              </a:graphicData>
            </a:graphic>
          </wp:inline>
        </w:drawing>
      </w:r>
    </w:p>
    <w:p w14:paraId="0BF660D2" w14:textId="704EA60C" w:rsidR="006D6EB4" w:rsidRPr="008629DC" w:rsidRDefault="00E16B66" w:rsidP="003C7B60">
      <w:pPr>
        <w:spacing w:line="240" w:lineRule="auto"/>
        <w:contextualSpacing/>
        <w:rPr>
          <w:rFonts w:ascii="Calibri" w:hAnsi="Calibri" w:cs="Calibri"/>
        </w:rPr>
      </w:pPr>
      <w:r w:rsidRPr="008629DC">
        <w:rPr>
          <w:rFonts w:ascii="Calibri" w:hAnsi="Calibri" w:cs="Calibri"/>
          <w:noProof/>
        </w:rPr>
        <w:lastRenderedPageBreak/>
        <w:drawing>
          <wp:inline distT="0" distB="0" distL="0" distR="0" wp14:anchorId="1445007D" wp14:editId="1A58101E">
            <wp:extent cx="5943600" cy="4151630"/>
            <wp:effectExtent l="0" t="0" r="0" b="1270"/>
            <wp:docPr id="54197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78187" name=""/>
                    <pic:cNvPicPr/>
                  </pic:nvPicPr>
                  <pic:blipFill>
                    <a:blip r:embed="rId17"/>
                    <a:stretch>
                      <a:fillRect/>
                    </a:stretch>
                  </pic:blipFill>
                  <pic:spPr>
                    <a:xfrm>
                      <a:off x="0" y="0"/>
                      <a:ext cx="5943600" cy="4151630"/>
                    </a:xfrm>
                    <a:prstGeom prst="rect">
                      <a:avLst/>
                    </a:prstGeom>
                  </pic:spPr>
                </pic:pic>
              </a:graphicData>
            </a:graphic>
          </wp:inline>
        </w:drawing>
      </w:r>
    </w:p>
    <w:p w14:paraId="23DFCA56" w14:textId="0B4322BF" w:rsidR="00E16B66" w:rsidRPr="008629DC" w:rsidRDefault="00E16B66" w:rsidP="003C7B60">
      <w:pPr>
        <w:spacing w:line="240" w:lineRule="auto"/>
        <w:contextualSpacing/>
        <w:rPr>
          <w:rFonts w:ascii="Calibri" w:hAnsi="Calibri" w:cs="Calibri"/>
        </w:rPr>
      </w:pPr>
      <w:r w:rsidRPr="008629DC">
        <w:rPr>
          <w:rFonts w:ascii="Calibri" w:hAnsi="Calibri" w:cs="Calibri"/>
          <w:noProof/>
        </w:rPr>
        <w:drawing>
          <wp:inline distT="0" distB="0" distL="0" distR="0" wp14:anchorId="29989DCE" wp14:editId="4194A147">
            <wp:extent cx="5943600" cy="3876040"/>
            <wp:effectExtent l="0" t="0" r="0" b="0"/>
            <wp:docPr id="14929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428" name=""/>
                    <pic:cNvPicPr/>
                  </pic:nvPicPr>
                  <pic:blipFill>
                    <a:blip r:embed="rId18"/>
                    <a:stretch>
                      <a:fillRect/>
                    </a:stretch>
                  </pic:blipFill>
                  <pic:spPr>
                    <a:xfrm>
                      <a:off x="0" y="0"/>
                      <a:ext cx="5943600" cy="3876040"/>
                    </a:xfrm>
                    <a:prstGeom prst="rect">
                      <a:avLst/>
                    </a:prstGeom>
                  </pic:spPr>
                </pic:pic>
              </a:graphicData>
            </a:graphic>
          </wp:inline>
        </w:drawing>
      </w:r>
    </w:p>
    <w:p w14:paraId="6A9F96E7" w14:textId="41FD6ABD" w:rsidR="008629DC" w:rsidRDefault="008629DC" w:rsidP="003C7B60">
      <w:pPr>
        <w:spacing w:line="240" w:lineRule="auto"/>
        <w:contextualSpacing/>
        <w:rPr>
          <w:rFonts w:ascii="Calibri" w:hAnsi="Calibri" w:cs="Calibri"/>
        </w:rPr>
      </w:pPr>
      <w:r w:rsidRPr="008629DC">
        <w:rPr>
          <w:rFonts w:ascii="Calibri" w:hAnsi="Calibri" w:cs="Calibri"/>
          <w:noProof/>
        </w:rPr>
        <w:lastRenderedPageBreak/>
        <w:drawing>
          <wp:inline distT="0" distB="0" distL="0" distR="0" wp14:anchorId="31F4B552" wp14:editId="24614A25">
            <wp:extent cx="5943600" cy="3910330"/>
            <wp:effectExtent l="0" t="0" r="0" b="0"/>
            <wp:docPr id="130679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5636" name=""/>
                    <pic:cNvPicPr/>
                  </pic:nvPicPr>
                  <pic:blipFill>
                    <a:blip r:embed="rId19"/>
                    <a:stretch>
                      <a:fillRect/>
                    </a:stretch>
                  </pic:blipFill>
                  <pic:spPr>
                    <a:xfrm>
                      <a:off x="0" y="0"/>
                      <a:ext cx="5943600" cy="3910330"/>
                    </a:xfrm>
                    <a:prstGeom prst="rect">
                      <a:avLst/>
                    </a:prstGeom>
                  </pic:spPr>
                </pic:pic>
              </a:graphicData>
            </a:graphic>
          </wp:inline>
        </w:drawing>
      </w:r>
    </w:p>
    <w:p w14:paraId="42C8DC46" w14:textId="083A0E8D" w:rsidR="001421C7" w:rsidRPr="008629DC" w:rsidRDefault="001421C7" w:rsidP="001421C7">
      <w:pPr>
        <w:pStyle w:val="Heading1"/>
        <w:spacing w:after="0" w:line="240" w:lineRule="auto"/>
        <w:contextualSpacing/>
        <w:rPr>
          <w:rFonts w:ascii="Calibri" w:eastAsia="Calibri" w:hAnsi="Calibri" w:cs="Calibri"/>
          <w:b/>
          <w:bCs/>
          <w:color w:val="0000FF"/>
          <w:sz w:val="24"/>
          <w:szCs w:val="24"/>
          <w:u w:val="single"/>
        </w:rPr>
      </w:pPr>
      <w:bookmarkStart w:id="250" w:name="_Toc221563776"/>
      <w:r w:rsidRPr="008629DC">
        <w:rPr>
          <w:rFonts w:ascii="Calibri" w:eastAsia="Calibri" w:hAnsi="Calibri" w:cs="Calibri"/>
          <w:b/>
          <w:bCs/>
          <w:color w:val="0000FF"/>
          <w:sz w:val="24"/>
          <w:szCs w:val="24"/>
          <w:u w:val="single"/>
        </w:rPr>
        <w:t>Appendix</w:t>
      </w:r>
      <w:r>
        <w:rPr>
          <w:rFonts w:ascii="Calibri" w:eastAsia="Calibri" w:hAnsi="Calibri" w:cs="Calibri"/>
          <w:b/>
          <w:bCs/>
          <w:color w:val="0000FF"/>
          <w:sz w:val="24"/>
          <w:szCs w:val="24"/>
          <w:u w:val="single"/>
        </w:rPr>
        <w:t xml:space="preserve"> B</w:t>
      </w:r>
      <w:r w:rsidRPr="008629DC">
        <w:rPr>
          <w:rFonts w:ascii="Calibri" w:eastAsia="Calibri" w:hAnsi="Calibri" w:cs="Calibri"/>
          <w:b/>
          <w:bCs/>
          <w:color w:val="0000FF"/>
          <w:sz w:val="24"/>
          <w:szCs w:val="24"/>
          <w:u w:val="single"/>
        </w:rPr>
        <w:t xml:space="preserve"> – </w:t>
      </w:r>
      <w:r w:rsidR="00B04EB5">
        <w:rPr>
          <w:rFonts w:ascii="Calibri" w:eastAsia="Calibri" w:hAnsi="Calibri" w:cs="Calibri"/>
          <w:b/>
          <w:bCs/>
          <w:color w:val="0000FF"/>
          <w:sz w:val="24"/>
          <w:szCs w:val="24"/>
          <w:u w:val="single"/>
        </w:rPr>
        <w:t>Process Map</w:t>
      </w:r>
      <w:bookmarkEnd w:id="250"/>
    </w:p>
    <w:p w14:paraId="27B0652E" w14:textId="77777777" w:rsidR="00F1125A" w:rsidRDefault="00F1125A" w:rsidP="003C7B60">
      <w:pPr>
        <w:spacing w:line="240" w:lineRule="auto"/>
        <w:contextualSpacing/>
        <w:rPr>
          <w:rFonts w:ascii="Calibri" w:hAnsi="Calibri" w:cs="Calibri"/>
        </w:rPr>
      </w:pPr>
    </w:p>
    <w:p w14:paraId="5FC72BF6" w14:textId="4A8577F9" w:rsidR="00A84865" w:rsidRDefault="00846FA1" w:rsidP="003C7B60">
      <w:pPr>
        <w:spacing w:line="240" w:lineRule="auto"/>
        <w:contextualSpacing/>
        <w:rPr>
          <w:rFonts w:ascii="Calibri" w:hAnsi="Calibri" w:cs="Calibri"/>
        </w:rPr>
      </w:pPr>
      <w:r>
        <w:rPr>
          <w:rFonts w:ascii="Calibri" w:hAnsi="Calibri" w:cs="Calibri"/>
        </w:rPr>
        <w:object w:dxaOrig="1531" w:dyaOrig="992" w14:anchorId="092AE02F">
          <v:shape id="_x0000_i1027" type="#_x0000_t75" style="width:76.55pt;height:49.6pt" o:ole="">
            <v:imagedata r:id="rId20" o:title=""/>
          </v:shape>
          <o:OLEObject Type="Embed" ProgID="Acrobat.Document.DC" ShapeID="_x0000_i1027" DrawAspect="Icon" ObjectID="_1833096173" r:id="rId21"/>
        </w:object>
      </w:r>
    </w:p>
    <w:p w14:paraId="197C207B" w14:textId="2630C740" w:rsidR="00F1125A" w:rsidRPr="00900DEE" w:rsidRDefault="00F1125A" w:rsidP="008A0AD5">
      <w:pPr>
        <w:pStyle w:val="Heading1"/>
        <w:spacing w:after="0" w:line="240" w:lineRule="auto"/>
        <w:contextualSpacing/>
        <w:rPr>
          <w:rFonts w:ascii="Calibri" w:eastAsia="Calibri" w:hAnsi="Calibri" w:cs="Calibri"/>
          <w:b/>
          <w:bCs/>
          <w:color w:val="0000FF"/>
          <w:sz w:val="24"/>
          <w:szCs w:val="24"/>
          <w:u w:val="single"/>
          <w:lang w:val="fr-CA"/>
        </w:rPr>
      </w:pPr>
      <w:bookmarkStart w:id="251" w:name="_Toc221563777"/>
      <w:r w:rsidRPr="00900DEE">
        <w:rPr>
          <w:rFonts w:ascii="Calibri" w:eastAsia="Calibri" w:hAnsi="Calibri" w:cs="Calibri"/>
          <w:b/>
          <w:bCs/>
          <w:color w:val="0000FF"/>
          <w:sz w:val="24"/>
          <w:szCs w:val="24"/>
          <w:u w:val="single"/>
          <w:lang w:val="fr-CA"/>
        </w:rPr>
        <w:t xml:space="preserve">Appendix </w:t>
      </w:r>
      <w:r w:rsidR="001421C7" w:rsidRPr="00900DEE">
        <w:rPr>
          <w:rFonts w:ascii="Calibri" w:eastAsia="Calibri" w:hAnsi="Calibri" w:cs="Calibri"/>
          <w:b/>
          <w:bCs/>
          <w:color w:val="0000FF"/>
          <w:sz w:val="24"/>
          <w:szCs w:val="24"/>
          <w:u w:val="single"/>
          <w:lang w:val="fr-CA"/>
        </w:rPr>
        <w:t>C</w:t>
      </w:r>
      <w:r w:rsidRPr="00900DEE">
        <w:rPr>
          <w:rFonts w:ascii="Calibri" w:eastAsia="Calibri" w:hAnsi="Calibri" w:cs="Calibri"/>
          <w:b/>
          <w:bCs/>
          <w:color w:val="0000FF"/>
          <w:sz w:val="24"/>
          <w:szCs w:val="24"/>
          <w:u w:val="single"/>
          <w:lang w:val="fr-CA"/>
        </w:rPr>
        <w:t xml:space="preserve"> – Sample UI JSON</w:t>
      </w:r>
      <w:bookmarkEnd w:id="251"/>
    </w:p>
    <w:p w14:paraId="4D9E9EAF" w14:textId="77777777" w:rsidR="00F1125A" w:rsidRPr="00900DEE" w:rsidRDefault="00F1125A" w:rsidP="003C7B60">
      <w:pPr>
        <w:spacing w:line="240" w:lineRule="auto"/>
        <w:contextualSpacing/>
        <w:rPr>
          <w:rFonts w:ascii="Calibri" w:hAnsi="Calibri" w:cs="Calibri"/>
          <w:lang w:val="fr-CA"/>
        </w:rPr>
      </w:pPr>
      <w:r w:rsidRPr="00900DEE">
        <w:rPr>
          <w:rFonts w:ascii="Calibri" w:hAnsi="Calibri" w:cs="Calibri"/>
          <w:lang w:val="fr-CA"/>
        </w:rPr>
        <w:t>{</w:t>
      </w:r>
    </w:p>
    <w:p w14:paraId="593A8FF7" w14:textId="77777777" w:rsidR="00F1125A" w:rsidRPr="00F1125A" w:rsidRDefault="00F1125A" w:rsidP="003C7B60">
      <w:pPr>
        <w:spacing w:line="240" w:lineRule="auto"/>
        <w:contextualSpacing/>
        <w:rPr>
          <w:rFonts w:ascii="Calibri" w:hAnsi="Calibri" w:cs="Calibri"/>
        </w:rPr>
      </w:pPr>
      <w:r w:rsidRPr="00900DEE">
        <w:rPr>
          <w:rFonts w:ascii="Calibri" w:hAnsi="Calibri" w:cs="Calibri"/>
          <w:lang w:val="fr-CA"/>
        </w:rPr>
        <w:t xml:space="preserve">  </w:t>
      </w:r>
      <w:r w:rsidRPr="00F1125A">
        <w:rPr>
          <w:rFonts w:ascii="Calibri" w:hAnsi="Calibri" w:cs="Calibri"/>
        </w:rPr>
        <w:t>"context": {</w:t>
      </w:r>
    </w:p>
    <w:p w14:paraId="36B1E24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"advisorId": "A12345",</w:t>
      </w:r>
    </w:p>
    <w:p w14:paraId="6141A430"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"client": {</w:t>
      </w:r>
    </w:p>
    <w:p w14:paraId="2E44B7B4"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"id": "C77890",</w:t>
      </w:r>
    </w:p>
    <w:p w14:paraId="1D484E4F"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"age": 64,</w:t>
      </w:r>
    </w:p>
    <w:p w14:paraId="79F0DEF9"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"state": "NC",</w:t>
      </w:r>
    </w:p>
    <w:p w14:paraId="28A6F21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"taxQualification": "Non-Qualified",</w:t>
      </w:r>
    </w:p>
    <w:p w14:paraId="27A22B1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"riskTolerance": "Moderate",</w:t>
      </w:r>
    </w:p>
    <w:p w14:paraId="135C80F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"objectives": ["Income stability", "Liquidity"]</w:t>
      </w:r>
    </w:p>
    <w:p w14:paraId="5ECCCC50"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71C6FC9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"policy": {</w:t>
      </w:r>
    </w:p>
    <w:p w14:paraId="79D428E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"contractNumber": "FA-000111",</w:t>
      </w:r>
    </w:p>
    <w:p w14:paraId="5B322B3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"productFamily": "Fixed Annuity",</w:t>
      </w:r>
    </w:p>
    <w:p w14:paraId="2EB0BC3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lastRenderedPageBreak/>
        <w:t>      "status": "In-Force",</w:t>
      </w:r>
    </w:p>
    <w:p w14:paraId="4D315EA6"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"creditingRate": 0.025,</w:t>
      </w:r>
    </w:p>
    <w:p w14:paraId="7A08E9E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"renewalDate": "2026-03-15",</w:t>
      </w:r>
    </w:p>
    <w:p w14:paraId="43016C4D"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"renewalRate": 0.020,</w:t>
      </w:r>
    </w:p>
    <w:p w14:paraId="28A4A0B6"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"guaranteedMinimumRate": 0.015,</w:t>
      </w:r>
    </w:p>
    <w:p w14:paraId="4EB63EAF"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"guaranteedIncomeAnnual": 18500</w:t>
      </w:r>
    </w:p>
    <w:p w14:paraId="408F8DE0"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5E429D18"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3C918FF0"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"eligibleProducts": [</w:t>
      </w:r>
    </w:p>
    <w:p w14:paraId="374BCB7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71C8A569"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"productId": "P-AX1",</w:t>
      </w:r>
    </w:p>
    <w:p w14:paraId="397E948C"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"carrier": "Carrier A",</w:t>
      </w:r>
    </w:p>
    <w:p w14:paraId="48158BD0"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"type": "Fixed",</w:t>
      </w:r>
    </w:p>
    <w:p w14:paraId="7DA172F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"baseRate": 0.032,</w:t>
      </w:r>
    </w:p>
    <w:p w14:paraId="35C37339"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"surrenderScheduleYears": 5,</w:t>
      </w:r>
    </w:p>
    <w:p w14:paraId="26282C4C"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"liquidityFeatures": ["10% free withdrawal"],</w:t>
      </w:r>
    </w:p>
    <w:p w14:paraId="6E382A3C"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"riders": ["GMIB"],</w:t>
      </w:r>
    </w:p>
    <w:p w14:paraId="7BB93CB3"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"guaranteedIncomeAnnual": 19250,</w:t>
      </w:r>
    </w:p>
    <w:p w14:paraId="0C5A977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"feesBps": 0</w:t>
      </w:r>
    </w:p>
    <w:p w14:paraId="0A7079A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17F6FC7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793F448D"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"productId": "P-RY2",</w:t>
      </w:r>
    </w:p>
    <w:p w14:paraId="0B35DCB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"carrier": "Carrier B",</w:t>
      </w:r>
    </w:p>
    <w:p w14:paraId="2C605BBA"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"type": "RILA",</w:t>
      </w:r>
    </w:p>
    <w:p w14:paraId="07ABB7D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"capOrPar": "Cap 8%",</w:t>
      </w:r>
    </w:p>
    <w:p w14:paraId="61B8F265"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"surrenderScheduleYears": 7,</w:t>
      </w:r>
    </w:p>
    <w:p w14:paraId="0F38027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"liquidityFeatures": ["Nursing-home waiver"],</w:t>
      </w:r>
    </w:p>
    <w:p w14:paraId="72C3F0D6"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"riders": [],</w:t>
      </w:r>
    </w:p>
    <w:p w14:paraId="61FB3EDF"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"guaranteedIncomeAnnual": 0,</w:t>
      </w:r>
    </w:p>
    <w:p w14:paraId="7EA7D809"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"feesBps": 0</w:t>
      </w:r>
    </w:p>
    <w:p w14:paraId="0817C81C"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136490F3"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1419654A"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"uiSelections": {</w:t>
      </w:r>
    </w:p>
    <w:p w14:paraId="2D4F856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"preferenceSlider": {</w:t>
      </w:r>
    </w:p>
    <w:p w14:paraId="5EBD78C3"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"guaranteeVsGrowth": 0.75,</w:t>
      </w:r>
    </w:p>
    <w:p w14:paraId="25CEC176"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"liquidityVsRate": 0.60</w:t>
      </w:r>
    </w:p>
    <w:p w14:paraId="07E07F9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4A8AC44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"comparisonCriteria": [</w:t>
      </w:r>
    </w:p>
    <w:p w14:paraId="4897BEA4"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"guaranteedIncomeAnnual",</w:t>
      </w:r>
    </w:p>
    <w:p w14:paraId="007968EE"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"surrenderScheduleYears",</w:t>
      </w:r>
    </w:p>
    <w:p w14:paraId="4CBB33A6"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"liquidityFeatures",</w:t>
      </w:r>
    </w:p>
    <w:p w14:paraId="44B9423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"feesBps"</w:t>
      </w:r>
    </w:p>
    <w:p w14:paraId="122D43C5"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6D8D9A9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"quadrant": {</w:t>
      </w:r>
    </w:p>
    <w:p w14:paraId="6C71156E"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lastRenderedPageBreak/>
        <w:t xml:space="preserve">      "xAxis": "liquidityScore", </w:t>
      </w:r>
    </w:p>
    <w:p w14:paraId="4950172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"yAxis": "guaranteeScore"</w:t>
      </w:r>
    </w:p>
    <w:p w14:paraId="2095B05A"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299B3D78"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4391F717"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"compliance": {</w:t>
      </w:r>
    </w:p>
    <w:p w14:paraId="51C106AB"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"suitabilityRulesVersion": "2026.01",</w:t>
      </w:r>
    </w:p>
    <w:p w14:paraId="7529BBBD"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"disclosureFlags": ["Renewal at minimum", "Replacement implications"]</w:t>
      </w:r>
    </w:p>
    <w:p w14:paraId="5D1437E5"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6BB13E4E"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"outputControls": {</w:t>
      </w:r>
    </w:p>
    <w:p w14:paraId="09B028AE"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"tone": "advisor-brief",</w:t>
      </w:r>
    </w:p>
    <w:p w14:paraId="461555E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"maxBullets": 5,</w:t>
      </w:r>
    </w:p>
    <w:p w14:paraId="3B8C7B32"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"readingLevel": "professional",</w:t>
      </w:r>
    </w:p>
    <w:p w14:paraId="175EFA9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"includeCitations": false</w:t>
      </w:r>
    </w:p>
    <w:p w14:paraId="31BF5881" w14:textId="77777777" w:rsidR="00F1125A" w:rsidRPr="00F1125A" w:rsidRDefault="00F1125A" w:rsidP="003C7B60">
      <w:pPr>
        <w:spacing w:line="240" w:lineRule="auto"/>
        <w:contextualSpacing/>
        <w:rPr>
          <w:rFonts w:ascii="Calibri" w:hAnsi="Calibri" w:cs="Calibri"/>
        </w:rPr>
      </w:pPr>
      <w:r w:rsidRPr="00F1125A">
        <w:rPr>
          <w:rFonts w:ascii="Calibri" w:hAnsi="Calibri" w:cs="Calibri"/>
        </w:rPr>
        <w:t>  }</w:t>
      </w:r>
    </w:p>
    <w:p w14:paraId="36D824F6" w14:textId="74D29BEE" w:rsidR="00F1125A" w:rsidRPr="00F1125A" w:rsidRDefault="00F1125A" w:rsidP="003C7B60">
      <w:pPr>
        <w:spacing w:line="240" w:lineRule="auto"/>
        <w:contextualSpacing/>
        <w:rPr>
          <w:rFonts w:ascii="Calibri" w:hAnsi="Calibri" w:cs="Calibri"/>
        </w:rPr>
      </w:pPr>
      <w:r w:rsidRPr="00F1125A">
        <w:rPr>
          <w:rFonts w:ascii="Calibri" w:hAnsi="Calibri" w:cs="Calibri"/>
        </w:rPr>
        <w:t>}</w:t>
      </w:r>
    </w:p>
    <w:p w14:paraId="52D8968F" w14:textId="3856D499" w:rsidR="003C7B60" w:rsidRPr="003C7B60" w:rsidRDefault="003C7B60" w:rsidP="00EC6519">
      <w:pPr>
        <w:pStyle w:val="Heading1"/>
        <w:spacing w:after="0" w:line="240" w:lineRule="auto"/>
        <w:contextualSpacing/>
        <w:rPr>
          <w:rFonts w:ascii="Calibri" w:eastAsia="Calibri" w:hAnsi="Calibri" w:cs="Calibri"/>
          <w:b/>
          <w:bCs/>
          <w:color w:val="0000FF"/>
          <w:sz w:val="24"/>
          <w:szCs w:val="24"/>
          <w:u w:val="single"/>
        </w:rPr>
      </w:pPr>
      <w:bookmarkStart w:id="252" w:name="_Toc221563778"/>
      <w:r w:rsidRPr="008A0AD5">
        <w:rPr>
          <w:rFonts w:ascii="Calibri" w:eastAsia="Calibri" w:hAnsi="Calibri" w:cs="Calibri"/>
          <w:b/>
          <w:bCs/>
          <w:color w:val="0000FF"/>
          <w:sz w:val="24"/>
          <w:szCs w:val="24"/>
          <w:u w:val="single"/>
        </w:rPr>
        <w:t xml:space="preserve">Appendix </w:t>
      </w:r>
      <w:r w:rsidR="001421C7">
        <w:rPr>
          <w:rFonts w:ascii="Calibri" w:eastAsia="Calibri" w:hAnsi="Calibri" w:cs="Calibri"/>
          <w:b/>
          <w:bCs/>
          <w:color w:val="0000FF"/>
          <w:sz w:val="24"/>
          <w:szCs w:val="24"/>
          <w:u w:val="single"/>
        </w:rPr>
        <w:t>D</w:t>
      </w:r>
      <w:r w:rsidRPr="008A0AD5">
        <w:rPr>
          <w:rFonts w:ascii="Calibri" w:eastAsia="Calibri" w:hAnsi="Calibri" w:cs="Calibri"/>
          <w:b/>
          <w:bCs/>
          <w:color w:val="0000FF"/>
          <w:sz w:val="24"/>
          <w:szCs w:val="24"/>
          <w:u w:val="single"/>
        </w:rPr>
        <w:t xml:space="preserve"> – Sample Prompt</w:t>
      </w:r>
      <w:bookmarkEnd w:id="252"/>
    </w:p>
    <w:p w14:paraId="5A14DAFE" w14:textId="77777777" w:rsidR="003C7B60" w:rsidRDefault="003C7B60" w:rsidP="003C7B60">
      <w:pPr>
        <w:spacing w:line="240" w:lineRule="auto"/>
        <w:contextualSpacing/>
        <w:rPr>
          <w:rFonts w:ascii="Calibri" w:hAnsi="Calibri" w:cs="Calibri"/>
        </w:rPr>
      </w:pPr>
      <w:r w:rsidRPr="003C7B60">
        <w:rPr>
          <w:rFonts w:ascii="Calibri" w:hAnsi="Calibri" w:cs="Calibri"/>
        </w:rPr>
        <w:t xml:space="preserve">You are an AI assistant embedded in an advisor-facing tool for annuity renewals and product comparisons. </w:t>
      </w:r>
    </w:p>
    <w:p w14:paraId="0EB8FC09" w14:textId="77777777" w:rsidR="001421C7" w:rsidRPr="003C7B60" w:rsidRDefault="001421C7" w:rsidP="003C7B60">
      <w:pPr>
        <w:spacing w:line="240" w:lineRule="auto"/>
        <w:contextualSpacing/>
        <w:rPr>
          <w:rFonts w:ascii="Calibri" w:hAnsi="Calibri" w:cs="Calibri"/>
        </w:rPr>
      </w:pPr>
    </w:p>
    <w:p w14:paraId="6D222374"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 xml:space="preserve">Your goals are to: </w:t>
      </w:r>
    </w:p>
    <w:p w14:paraId="51B70988" w14:textId="771A5E83" w:rsidR="003C7B60" w:rsidRPr="008A0AD5" w:rsidRDefault="003C7B60" w:rsidP="008A0AD5">
      <w:pPr>
        <w:pStyle w:val="ListParagraph"/>
        <w:numPr>
          <w:ilvl w:val="1"/>
          <w:numId w:val="10"/>
        </w:numPr>
        <w:spacing w:line="240" w:lineRule="auto"/>
        <w:rPr>
          <w:rFonts w:ascii="Calibri" w:hAnsi="Calibri" w:cs="Calibri"/>
        </w:rPr>
      </w:pPr>
      <w:r w:rsidRPr="008A0AD5">
        <w:rPr>
          <w:rFonts w:ascii="Calibri" w:hAnsi="Calibri" w:cs="Calibri"/>
        </w:rPr>
        <w:t xml:space="preserve">reflect real-time product/policy data, </w:t>
      </w:r>
    </w:p>
    <w:p w14:paraId="75F591ED" w14:textId="0B67210F" w:rsidR="003C7B60" w:rsidRPr="008A0AD5" w:rsidRDefault="003C7B60" w:rsidP="008A0AD5">
      <w:pPr>
        <w:pStyle w:val="ListParagraph"/>
        <w:numPr>
          <w:ilvl w:val="1"/>
          <w:numId w:val="10"/>
        </w:numPr>
        <w:spacing w:line="240" w:lineRule="auto"/>
        <w:rPr>
          <w:rFonts w:ascii="Calibri" w:hAnsi="Calibri" w:cs="Calibri"/>
        </w:rPr>
      </w:pPr>
      <w:r w:rsidRPr="008A0AD5">
        <w:rPr>
          <w:rFonts w:ascii="Calibri" w:hAnsi="Calibri" w:cs="Calibri"/>
        </w:rPr>
        <w:t xml:space="preserve">help the advisor weigh guarantees vs. growth and liquidity vs. rate according to explicit UI inputs, </w:t>
      </w:r>
    </w:p>
    <w:p w14:paraId="68EC2409" w14:textId="3ED48681" w:rsidR="003C7B60" w:rsidRPr="008A0AD5" w:rsidRDefault="003C7B60" w:rsidP="008A0AD5">
      <w:pPr>
        <w:pStyle w:val="ListParagraph"/>
        <w:numPr>
          <w:ilvl w:val="1"/>
          <w:numId w:val="10"/>
        </w:numPr>
        <w:spacing w:line="240" w:lineRule="auto"/>
        <w:rPr>
          <w:rFonts w:ascii="Calibri" w:hAnsi="Calibri" w:cs="Calibri"/>
        </w:rPr>
      </w:pPr>
      <w:r w:rsidRPr="008A0AD5">
        <w:rPr>
          <w:rFonts w:ascii="Calibri" w:hAnsi="Calibri" w:cs="Calibri"/>
        </w:rPr>
        <w:t xml:space="preserve">surface suitability- and best-interest-aligned reasoning, </w:t>
      </w:r>
    </w:p>
    <w:p w14:paraId="462F5FAF" w14:textId="5E8A7456" w:rsidR="003C7B60" w:rsidRPr="008A0AD5" w:rsidRDefault="003C7B60" w:rsidP="008A0AD5">
      <w:pPr>
        <w:pStyle w:val="ListParagraph"/>
        <w:numPr>
          <w:ilvl w:val="1"/>
          <w:numId w:val="10"/>
        </w:numPr>
        <w:spacing w:line="240" w:lineRule="auto"/>
        <w:rPr>
          <w:rFonts w:ascii="Calibri" w:hAnsi="Calibri" w:cs="Calibri"/>
        </w:rPr>
      </w:pPr>
      <w:r w:rsidRPr="008A0AD5">
        <w:rPr>
          <w:rFonts w:ascii="Calibri" w:hAnsi="Calibri" w:cs="Calibri"/>
        </w:rPr>
        <w:t xml:space="preserve">never provide advice that conflicts with firm or carrier rules, </w:t>
      </w:r>
    </w:p>
    <w:p w14:paraId="2276A46D" w14:textId="0485746F" w:rsidR="003C7B60" w:rsidRPr="008A0AD5" w:rsidRDefault="003C7B60" w:rsidP="008A0AD5">
      <w:pPr>
        <w:pStyle w:val="ListParagraph"/>
        <w:numPr>
          <w:ilvl w:val="1"/>
          <w:numId w:val="10"/>
        </w:numPr>
        <w:spacing w:line="240" w:lineRule="auto"/>
        <w:rPr>
          <w:rFonts w:ascii="Calibri" w:hAnsi="Calibri" w:cs="Calibri"/>
        </w:rPr>
      </w:pPr>
      <w:r w:rsidRPr="008A0AD5">
        <w:rPr>
          <w:rFonts w:ascii="Calibri" w:hAnsi="Calibri" w:cs="Calibri"/>
        </w:rPr>
        <w:t xml:space="preserve">clearly call out data gaps and required disclosures. </w:t>
      </w:r>
    </w:p>
    <w:p w14:paraId="3C8EB9FF"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If data is missing for a criterion, state "Data exception" and continue.</w:t>
      </w:r>
    </w:p>
    <w:p w14:paraId="4A8241A7" w14:textId="77777777" w:rsidR="003C7B60" w:rsidRPr="003C7B60" w:rsidRDefault="003C7B60" w:rsidP="003C7B60">
      <w:pPr>
        <w:spacing w:line="240" w:lineRule="auto"/>
        <w:contextualSpacing/>
        <w:rPr>
          <w:rFonts w:ascii="Calibri" w:hAnsi="Calibri" w:cs="Calibri"/>
        </w:rPr>
      </w:pPr>
    </w:p>
    <w:p w14:paraId="021D9198" w14:textId="0DC869E4" w:rsidR="003C7B60" w:rsidRPr="003C7B60" w:rsidRDefault="003C7B60" w:rsidP="003C7B60">
      <w:pPr>
        <w:spacing w:line="240" w:lineRule="auto"/>
        <w:contextualSpacing/>
        <w:rPr>
          <w:rFonts w:ascii="Calibri" w:hAnsi="Calibri" w:cs="Calibri"/>
        </w:rPr>
      </w:pPr>
      <w:r w:rsidRPr="003C7B60">
        <w:rPr>
          <w:rFonts w:ascii="Calibri" w:hAnsi="Calibri" w:cs="Calibri"/>
        </w:rPr>
        <w:t xml:space="preserve">When asked to rank or compare, use only the provided dataset. Do not invent products or figures. </w:t>
      </w:r>
      <w:r w:rsidR="003735BA">
        <w:rPr>
          <w:rFonts w:ascii="Calibri" w:hAnsi="Calibri" w:cs="Calibri"/>
        </w:rPr>
        <w:t>Look at the repository of products stored within the platform.</w:t>
      </w:r>
    </w:p>
    <w:p w14:paraId="4367133D"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Keep the tone "advisor-brief": concise, precise, professional.</w:t>
      </w:r>
    </w:p>
    <w:p w14:paraId="6459ECA4" w14:textId="77777777" w:rsidR="003C7B60" w:rsidRPr="003C7B60" w:rsidRDefault="003C7B60" w:rsidP="003C7B60">
      <w:pPr>
        <w:spacing w:line="240" w:lineRule="auto"/>
        <w:contextualSpacing/>
        <w:rPr>
          <w:rFonts w:ascii="Calibri" w:hAnsi="Calibri" w:cs="Calibri"/>
        </w:rPr>
      </w:pPr>
    </w:p>
    <w:p w14:paraId="68D84C7B"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[DEVELOPER]</w:t>
      </w:r>
    </w:p>
    <w:p w14:paraId="4CFB0305"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Use the JSON input in [USER] to compute:</w:t>
      </w:r>
    </w:p>
    <w:p w14:paraId="54AFA5B7" w14:textId="66030887"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 xml:space="preserve">guaranteeScore for each product = weighted z-score using fields: guaranteedIncomeAnnual (if &gt;0), guaranteedMinimumRate (if available), presence of GMIB/GLWB riders (bonus +0.2), and baseRate * 0.25. </w:t>
      </w:r>
    </w:p>
    <w:p w14:paraId="71754195" w14:textId="7CD6835C"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 xml:space="preserve">growthScore = normalized proxy using baseRate (or cap/participation if present), minus estimated fees (feesBps). </w:t>
      </w:r>
    </w:p>
    <w:p w14:paraId="3A61E4BE" w14:textId="1378AC67"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lastRenderedPageBreak/>
        <w:t>liquidityScore = normalized proxy based on features (10% free withdrawal = +0.2; nursing-home/terminal illness waivers = +0.1 each) and inverse of surrenderScheduleYears.</w:t>
      </w:r>
    </w:p>
    <w:p w14:paraId="5891315A" w14:textId="77777777" w:rsidR="003C7B60" w:rsidRPr="003C7B60" w:rsidRDefault="003C7B60" w:rsidP="003C7B60">
      <w:pPr>
        <w:spacing w:line="240" w:lineRule="auto"/>
        <w:contextualSpacing/>
        <w:rPr>
          <w:rFonts w:ascii="Calibri" w:hAnsi="Calibri" w:cs="Calibri"/>
        </w:rPr>
      </w:pPr>
    </w:p>
    <w:p w14:paraId="551F2BDA" w14:textId="77777777"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Blend scores using UI slider weights:</w:t>
      </w:r>
    </w:p>
    <w:p w14:paraId="27E22217" w14:textId="7FD58571"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compositeScore = (guaranteeVsGrowth * guaranteeScore) + ((1 - guaranteeVsGrowth) * growthScore).</w:t>
      </w:r>
    </w:p>
    <w:p w14:paraId="2942824E" w14:textId="6975CC60"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If the quadrant xAxis == "liquidityScore" use that directly; if "rateScore", use baseRate normalization; if "riskScore", infer inverse of surrenderScheduleYears.</w:t>
      </w:r>
    </w:p>
    <w:p w14:paraId="778DBBC8" w14:textId="67276C60" w:rsidR="003C7B60" w:rsidRPr="003735BA" w:rsidRDefault="003C7B60" w:rsidP="003735BA">
      <w:pPr>
        <w:pStyle w:val="ListParagraph"/>
        <w:numPr>
          <w:ilvl w:val="0"/>
          <w:numId w:val="20"/>
        </w:numPr>
        <w:spacing w:line="240" w:lineRule="auto"/>
        <w:rPr>
          <w:rFonts w:ascii="Calibri" w:hAnsi="Calibri" w:cs="Calibri"/>
        </w:rPr>
      </w:pPr>
      <w:r w:rsidRPr="003735BA">
        <w:rPr>
          <w:rFonts w:ascii="Calibri" w:hAnsi="Calibri" w:cs="Calibri"/>
        </w:rPr>
        <w:t>If guaranteedIncomeAnnual changes from the policy to an alternative by &gt;= 5%, flag as "Material GI change".</w:t>
      </w:r>
    </w:p>
    <w:p w14:paraId="1369D282" w14:textId="77777777" w:rsidR="003C7B60" w:rsidRPr="003C7B60" w:rsidRDefault="003C7B60" w:rsidP="003C7B60">
      <w:pPr>
        <w:spacing w:line="240" w:lineRule="auto"/>
        <w:contextualSpacing/>
        <w:rPr>
          <w:rFonts w:ascii="Calibri" w:hAnsi="Calibri" w:cs="Calibri"/>
        </w:rPr>
      </w:pPr>
    </w:p>
    <w:p w14:paraId="5DBD799A"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Respect comparisonCriteria: include only those fields and the scores they relate to in tables and narratives.</w:t>
      </w:r>
    </w:p>
    <w:p w14:paraId="48EEE183" w14:textId="77777777" w:rsidR="003C7B60" w:rsidRPr="003C7B60" w:rsidRDefault="003C7B60" w:rsidP="003C7B60">
      <w:pPr>
        <w:spacing w:line="240" w:lineRule="auto"/>
        <w:contextualSpacing/>
        <w:rPr>
          <w:rFonts w:ascii="Calibri" w:hAnsi="Calibri" w:cs="Calibri"/>
        </w:rPr>
      </w:pPr>
    </w:p>
    <w:p w14:paraId="0F4E2CE5"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Required outputs:</w:t>
      </w:r>
    </w:p>
    <w:p w14:paraId="451CF98D" w14:textId="785F3733" w:rsidR="003C7B60" w:rsidRPr="008A0AD5" w:rsidRDefault="003C7B60">
      <w:pPr>
        <w:pStyle w:val="ListParagraph"/>
        <w:numPr>
          <w:ilvl w:val="0"/>
          <w:numId w:val="23"/>
        </w:numPr>
        <w:spacing w:line="240" w:lineRule="auto"/>
        <w:rPr>
          <w:rFonts w:ascii="Calibri" w:hAnsi="Calibri" w:cs="Calibri"/>
        </w:rPr>
        <w:pPrChange w:id="253" w:author="Ruiz, Edward" w:date="2026-02-13T12:40:00Z" w16du:dateUtc="2026-02-13T17:40:00Z">
          <w:pPr>
            <w:pStyle w:val="ListParagraph"/>
            <w:numPr>
              <w:ilvl w:val="1"/>
              <w:numId w:val="10"/>
            </w:numPr>
            <w:spacing w:line="240" w:lineRule="auto"/>
            <w:ind w:left="1440" w:hanging="360"/>
          </w:pPr>
        </w:pPrChange>
      </w:pPr>
      <w:r w:rsidRPr="008A0AD5">
        <w:rPr>
          <w:rFonts w:ascii="Calibri" w:hAnsi="Calibri" w:cs="Calibri"/>
        </w:rPr>
        <w:t>Top 3 ranked products by compositeScore, with short rationale (&lt;= 50 words each) aligned to slider weighting.</w:t>
      </w:r>
    </w:p>
    <w:p w14:paraId="039E5E15" w14:textId="3F1EB4FB" w:rsidR="003C7B60" w:rsidRPr="008A0AD5" w:rsidRDefault="003C7B60">
      <w:pPr>
        <w:pStyle w:val="ListParagraph"/>
        <w:numPr>
          <w:ilvl w:val="0"/>
          <w:numId w:val="23"/>
        </w:numPr>
        <w:spacing w:line="240" w:lineRule="auto"/>
        <w:rPr>
          <w:rFonts w:ascii="Calibri" w:hAnsi="Calibri" w:cs="Calibri"/>
        </w:rPr>
        <w:pPrChange w:id="254" w:author="Ruiz, Edward" w:date="2026-02-13T12:40:00Z" w16du:dateUtc="2026-02-13T17:40:00Z">
          <w:pPr>
            <w:pStyle w:val="ListParagraph"/>
            <w:numPr>
              <w:ilvl w:val="1"/>
              <w:numId w:val="10"/>
            </w:numPr>
            <w:spacing w:line="240" w:lineRule="auto"/>
            <w:ind w:left="1440" w:hanging="360"/>
          </w:pPr>
        </w:pPrChange>
      </w:pPr>
      <w:r w:rsidRPr="008A0AD5">
        <w:rPr>
          <w:rFonts w:ascii="Calibri" w:hAnsi="Calibri" w:cs="Calibri"/>
        </w:rPr>
        <w:t>A quadrant mapping array: [{productId, x, y, label}] using uiSelections.quadrant axes.</w:t>
      </w:r>
    </w:p>
    <w:p w14:paraId="6D8C0685" w14:textId="4D14259A" w:rsidR="003C7B60" w:rsidRPr="008A0AD5" w:rsidRDefault="003C7B60">
      <w:pPr>
        <w:pStyle w:val="ListParagraph"/>
        <w:numPr>
          <w:ilvl w:val="0"/>
          <w:numId w:val="23"/>
        </w:numPr>
        <w:spacing w:line="240" w:lineRule="auto"/>
        <w:rPr>
          <w:rFonts w:ascii="Calibri" w:hAnsi="Calibri" w:cs="Calibri"/>
        </w:rPr>
        <w:pPrChange w:id="255" w:author="Ruiz, Edward" w:date="2026-02-13T12:40:00Z" w16du:dateUtc="2026-02-13T17:40:00Z">
          <w:pPr>
            <w:pStyle w:val="ListParagraph"/>
            <w:numPr>
              <w:ilvl w:val="1"/>
              <w:numId w:val="10"/>
            </w:numPr>
            <w:spacing w:line="240" w:lineRule="auto"/>
            <w:ind w:left="1440" w:hanging="360"/>
          </w:pPr>
        </w:pPrChange>
      </w:pPr>
      <w:r w:rsidRPr="008A0AD5">
        <w:rPr>
          <w:rFonts w:ascii="Calibri" w:hAnsi="Calibri" w:cs="Calibri"/>
        </w:rPr>
        <w:t>A comparison table (markdown) with only the selected criteria + key risk/suitability notes.</w:t>
      </w:r>
    </w:p>
    <w:p w14:paraId="2FE313AE" w14:textId="55D7A943" w:rsidR="003C7B60" w:rsidRPr="008A0AD5" w:rsidRDefault="003C7B60">
      <w:pPr>
        <w:pStyle w:val="ListParagraph"/>
        <w:numPr>
          <w:ilvl w:val="0"/>
          <w:numId w:val="23"/>
        </w:numPr>
        <w:spacing w:line="240" w:lineRule="auto"/>
        <w:rPr>
          <w:rFonts w:ascii="Calibri" w:hAnsi="Calibri" w:cs="Calibri"/>
        </w:rPr>
        <w:pPrChange w:id="256" w:author="Ruiz, Edward" w:date="2026-02-13T12:40:00Z" w16du:dateUtc="2026-02-13T17:40:00Z">
          <w:pPr>
            <w:pStyle w:val="ListParagraph"/>
            <w:numPr>
              <w:ilvl w:val="1"/>
              <w:numId w:val="10"/>
            </w:numPr>
            <w:spacing w:line="240" w:lineRule="auto"/>
            <w:ind w:left="1440" w:hanging="360"/>
          </w:pPr>
        </w:pPrChange>
      </w:pPr>
      <w:r w:rsidRPr="008A0AD5">
        <w:rPr>
          <w:rFonts w:ascii="Calibri" w:hAnsi="Calibri" w:cs="Calibri"/>
        </w:rPr>
        <w:t>A brief "What changed vs. renewal" section: show deltas in guaranteed income and any liquidity/rider tradeoffs.</w:t>
      </w:r>
    </w:p>
    <w:p w14:paraId="3576BB53" w14:textId="79DDFB1B" w:rsidR="003C7B60" w:rsidRPr="008A0AD5" w:rsidRDefault="003C7B60">
      <w:pPr>
        <w:pStyle w:val="ListParagraph"/>
        <w:numPr>
          <w:ilvl w:val="0"/>
          <w:numId w:val="23"/>
        </w:numPr>
        <w:spacing w:line="240" w:lineRule="auto"/>
        <w:rPr>
          <w:rFonts w:ascii="Calibri" w:hAnsi="Calibri" w:cs="Calibri"/>
        </w:rPr>
        <w:pPrChange w:id="257" w:author="Ruiz, Edward" w:date="2026-02-13T12:40:00Z" w16du:dateUtc="2026-02-13T17:40:00Z">
          <w:pPr>
            <w:pStyle w:val="ListParagraph"/>
            <w:numPr>
              <w:ilvl w:val="1"/>
              <w:numId w:val="10"/>
            </w:numPr>
            <w:spacing w:line="240" w:lineRule="auto"/>
            <w:ind w:left="1440" w:hanging="360"/>
          </w:pPr>
        </w:pPrChange>
      </w:pPr>
      <w:r w:rsidRPr="008A0AD5">
        <w:rPr>
          <w:rFonts w:ascii="Calibri" w:hAnsi="Calibri" w:cs="Calibri"/>
        </w:rPr>
        <w:t>Disclosures to display (from compliance.disclosureFlags) with short, client-friendly wording.</w:t>
      </w:r>
    </w:p>
    <w:p w14:paraId="26FD3313" w14:textId="77777777" w:rsidR="003C7B60" w:rsidRPr="003C7B60" w:rsidRDefault="003C7B60" w:rsidP="003C7B60">
      <w:pPr>
        <w:spacing w:line="240" w:lineRule="auto"/>
        <w:contextualSpacing/>
        <w:rPr>
          <w:rFonts w:ascii="Calibri" w:hAnsi="Calibri" w:cs="Calibri"/>
        </w:rPr>
      </w:pPr>
    </w:p>
    <w:p w14:paraId="5A9D2429"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If suitabilityRulesVersion present, preface rationale with "Subject to suitability review v{version}".</w:t>
      </w:r>
    </w:p>
    <w:p w14:paraId="598124F1" w14:textId="77777777" w:rsidR="003C7B60" w:rsidRPr="003C7B60" w:rsidRDefault="003C7B60" w:rsidP="003C7B60">
      <w:pPr>
        <w:spacing w:line="240" w:lineRule="auto"/>
        <w:contextualSpacing/>
        <w:rPr>
          <w:rFonts w:ascii="Calibri" w:hAnsi="Calibri" w:cs="Calibri"/>
        </w:rPr>
      </w:pPr>
    </w:p>
    <w:p w14:paraId="4A73088B"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[USER]</w:t>
      </w:r>
    </w:p>
    <w:p w14:paraId="3A1B91EA"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&lt;&lt;BEGIN_CASE_DATA&gt;&gt;</w:t>
      </w:r>
    </w:p>
    <w:p w14:paraId="4EB99A8B"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{JSON_PAYLOAD_FROM_UI}</w:t>
      </w:r>
    </w:p>
    <w:p w14:paraId="416AACD9"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&lt;&lt;END_CASE_DATA&gt;&gt;</w:t>
      </w:r>
    </w:p>
    <w:p w14:paraId="3475DF51" w14:textId="77777777" w:rsidR="003C7B60" w:rsidRPr="003C7B60" w:rsidRDefault="003C7B60" w:rsidP="003C7B60">
      <w:pPr>
        <w:spacing w:line="240" w:lineRule="auto"/>
        <w:contextualSpacing/>
        <w:rPr>
          <w:rFonts w:ascii="Calibri" w:hAnsi="Calibri" w:cs="Calibri"/>
        </w:rPr>
      </w:pPr>
    </w:p>
    <w:p w14:paraId="29050224"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[INSTRUCTIONS TO MODEL]</w:t>
      </w:r>
    </w:p>
    <w:p w14:paraId="402FDF24" w14:textId="77777777" w:rsidR="003C7B60" w:rsidRPr="003C7B60" w:rsidRDefault="003C7B60" w:rsidP="003C7B60">
      <w:pPr>
        <w:spacing w:line="240" w:lineRule="auto"/>
        <w:contextualSpacing/>
        <w:rPr>
          <w:rFonts w:ascii="Calibri" w:hAnsi="Calibri" w:cs="Calibri"/>
        </w:rPr>
      </w:pPr>
      <w:r w:rsidRPr="003C7B60">
        <w:rPr>
          <w:rFonts w:ascii="Calibri" w:hAnsi="Calibri" w:cs="Calibri"/>
        </w:rPr>
        <w:t>Produce the following sections in order:</w:t>
      </w:r>
    </w:p>
    <w:p w14:paraId="07904D89" w14:textId="4F48DED5" w:rsidR="003C7B60" w:rsidRPr="008A0AD5" w:rsidRDefault="003C7B60" w:rsidP="008A0AD5">
      <w:pPr>
        <w:pStyle w:val="ListParagraph"/>
        <w:numPr>
          <w:ilvl w:val="0"/>
          <w:numId w:val="17"/>
        </w:numPr>
        <w:spacing w:line="240" w:lineRule="auto"/>
        <w:rPr>
          <w:rFonts w:ascii="Calibri" w:hAnsi="Calibri" w:cs="Calibri"/>
        </w:rPr>
      </w:pPr>
      <w:r w:rsidRPr="008A0AD5">
        <w:rPr>
          <w:rFonts w:ascii="Calibri" w:hAnsi="Calibri" w:cs="Calibri"/>
        </w:rPr>
        <w:t>Ranked Options (Top 3)</w:t>
      </w:r>
    </w:p>
    <w:p w14:paraId="45FB31FF" w14:textId="7E7A34F0" w:rsidR="003C7B60" w:rsidRPr="008A0AD5" w:rsidRDefault="003C7B60" w:rsidP="008A0AD5">
      <w:pPr>
        <w:pStyle w:val="ListParagraph"/>
        <w:numPr>
          <w:ilvl w:val="0"/>
          <w:numId w:val="17"/>
        </w:numPr>
        <w:spacing w:line="240" w:lineRule="auto"/>
        <w:rPr>
          <w:rFonts w:ascii="Calibri" w:hAnsi="Calibri" w:cs="Calibri"/>
        </w:rPr>
      </w:pPr>
      <w:r w:rsidRPr="008A0AD5">
        <w:rPr>
          <w:rFonts w:ascii="Calibri" w:hAnsi="Calibri" w:cs="Calibri"/>
        </w:rPr>
        <w:t>Magic Quadrant Coordinates (JSON)</w:t>
      </w:r>
    </w:p>
    <w:p w14:paraId="50B9EA70" w14:textId="65D982DB" w:rsidR="003C7B60" w:rsidRPr="008A0AD5" w:rsidRDefault="003C7B60" w:rsidP="008A0AD5">
      <w:pPr>
        <w:pStyle w:val="ListParagraph"/>
        <w:numPr>
          <w:ilvl w:val="0"/>
          <w:numId w:val="17"/>
        </w:numPr>
        <w:spacing w:line="240" w:lineRule="auto"/>
        <w:rPr>
          <w:rFonts w:ascii="Calibri" w:hAnsi="Calibri" w:cs="Calibri"/>
        </w:rPr>
      </w:pPr>
      <w:r w:rsidRPr="008A0AD5">
        <w:rPr>
          <w:rFonts w:ascii="Calibri" w:hAnsi="Calibri" w:cs="Calibri"/>
        </w:rPr>
        <w:t>Criteria-Based Comparison (Markdown Table)</w:t>
      </w:r>
    </w:p>
    <w:p w14:paraId="0763AC9F" w14:textId="57F16C23" w:rsidR="003C7B60" w:rsidRPr="008A0AD5" w:rsidRDefault="003C7B60" w:rsidP="008A0AD5">
      <w:pPr>
        <w:pStyle w:val="ListParagraph"/>
        <w:numPr>
          <w:ilvl w:val="0"/>
          <w:numId w:val="17"/>
        </w:numPr>
        <w:spacing w:line="240" w:lineRule="auto"/>
        <w:rPr>
          <w:rFonts w:ascii="Calibri" w:hAnsi="Calibri" w:cs="Calibri"/>
        </w:rPr>
      </w:pPr>
      <w:r w:rsidRPr="008A0AD5">
        <w:rPr>
          <w:rFonts w:ascii="Calibri" w:hAnsi="Calibri" w:cs="Calibri"/>
        </w:rPr>
        <w:t>What Changed vs. Renewal (Bullets, max 5)</w:t>
      </w:r>
    </w:p>
    <w:p w14:paraId="15E212C0" w14:textId="4E8F8600" w:rsidR="003C7B60" w:rsidRPr="008A0AD5" w:rsidRDefault="003C7B60" w:rsidP="008A0AD5">
      <w:pPr>
        <w:pStyle w:val="ListParagraph"/>
        <w:numPr>
          <w:ilvl w:val="0"/>
          <w:numId w:val="17"/>
        </w:numPr>
        <w:spacing w:line="240" w:lineRule="auto"/>
        <w:rPr>
          <w:rFonts w:ascii="Calibri" w:hAnsi="Calibri" w:cs="Calibri"/>
        </w:rPr>
      </w:pPr>
      <w:r w:rsidRPr="008A0AD5">
        <w:rPr>
          <w:rFonts w:ascii="Calibri" w:hAnsi="Calibri" w:cs="Calibri"/>
        </w:rPr>
        <w:lastRenderedPageBreak/>
        <w:t>Disclosures &amp; Required Notes (Bullets)</w:t>
      </w:r>
    </w:p>
    <w:p w14:paraId="52C6D37A" w14:textId="290419D5" w:rsidR="003C7B60" w:rsidRDefault="003C7B60" w:rsidP="003C7B60">
      <w:pPr>
        <w:spacing w:line="240" w:lineRule="auto"/>
        <w:contextualSpacing/>
        <w:rPr>
          <w:ins w:id="258" w:author="Ruiz, Edward" w:date="2026-02-13T12:26:00Z" w16du:dateUtc="2026-02-13T17:26:00Z"/>
          <w:rFonts w:ascii="Calibri" w:hAnsi="Calibri" w:cs="Calibri"/>
        </w:rPr>
      </w:pPr>
      <w:r w:rsidRPr="003C7B60">
        <w:rPr>
          <w:rFonts w:ascii="Calibri" w:hAnsi="Calibri" w:cs="Calibri"/>
        </w:rPr>
        <w:t>Do not exceed 400 words total. No placeholders. If a field is missing, say "Data exception: &lt;field&gt;"</w:t>
      </w:r>
    </w:p>
    <w:p w14:paraId="098C8CE3" w14:textId="77777777" w:rsidR="00C2487C" w:rsidRDefault="00C2487C" w:rsidP="003C7B60">
      <w:pPr>
        <w:spacing w:line="240" w:lineRule="auto"/>
        <w:contextualSpacing/>
        <w:rPr>
          <w:ins w:id="259" w:author="Ruiz, Edward" w:date="2026-02-13T12:26:00Z" w16du:dateUtc="2026-02-13T17:26:00Z"/>
          <w:rFonts w:ascii="Calibri" w:hAnsi="Calibri" w:cs="Calibri"/>
        </w:rPr>
      </w:pPr>
    </w:p>
    <w:p w14:paraId="6EFEC47B" w14:textId="72F1C370" w:rsidR="00C2487C" w:rsidRDefault="0052451D" w:rsidP="003C7B60">
      <w:pPr>
        <w:spacing w:line="240" w:lineRule="auto"/>
        <w:contextualSpacing/>
        <w:rPr>
          <w:ins w:id="260" w:author="Ruiz, Edward" w:date="2026-02-13T12:28:00Z" w16du:dateUtc="2026-02-13T17:28:00Z"/>
          <w:rFonts w:ascii="Calibri" w:hAnsi="Calibri" w:cs="Calibri"/>
        </w:rPr>
      </w:pPr>
      <w:ins w:id="261" w:author="Ruiz, Edward" w:date="2026-02-13T12:27:00Z" w16du:dateUtc="2026-02-13T17:27:00Z">
        <w:r>
          <w:rPr>
            <w:rFonts w:ascii="Calibri" w:hAnsi="Calibri" w:cs="Calibri"/>
          </w:rPr>
          <w:t>Appendix E – P</w:t>
        </w:r>
      </w:ins>
      <w:ins w:id="262" w:author="Ruiz, Edward" w:date="2026-02-13T12:28:00Z" w16du:dateUtc="2026-02-13T17:28:00Z">
        <w:r>
          <w:rPr>
            <w:rFonts w:ascii="Calibri" w:hAnsi="Calibri" w:cs="Calibri"/>
          </w:rPr>
          <w:t>PfA JSON</w:t>
        </w:r>
      </w:ins>
    </w:p>
    <w:p w14:paraId="666BFBF5" w14:textId="01684C5B" w:rsidR="007B489A" w:rsidRPr="008629DC" w:rsidRDefault="007B489A" w:rsidP="003C7B60">
      <w:pPr>
        <w:spacing w:line="240" w:lineRule="auto"/>
        <w:contextualSpacing/>
        <w:rPr>
          <w:rFonts w:ascii="Calibri" w:hAnsi="Calibri" w:cs="Calibri"/>
        </w:rPr>
      </w:pPr>
      <w:ins w:id="263" w:author="Ruiz, Edward" w:date="2026-02-13T12:28:00Z" w16du:dateUtc="2026-02-13T17:28:00Z">
        <w:r>
          <w:rPr>
            <w:rFonts w:ascii="Calibri" w:hAnsi="Calibri" w:cs="Calibri"/>
          </w:rPr>
          <w:t>&lt;include a sample json with product information&gt;</w:t>
        </w:r>
      </w:ins>
    </w:p>
    <w:sectPr w:rsidR="007B489A" w:rsidRPr="008629DC" w:rsidSect="0063552C">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 w:author="Ruiz, Edward" w:date="2026-02-06T12:55:00Z" w:initials="ER">
    <w:p w14:paraId="08F1CC8E" w14:textId="77777777" w:rsidR="000F4403" w:rsidRDefault="000F4403" w:rsidP="000F4403">
      <w:pPr>
        <w:pStyle w:val="CommentText"/>
      </w:pPr>
      <w:r>
        <w:rPr>
          <w:rStyle w:val="CommentReference"/>
        </w:rPr>
        <w:annotationRef/>
      </w:r>
      <w:r>
        <w:t>Prompt - guaranteed income, slider for getting a product preference, magic quadrant, criteria selection as part of comparison</w:t>
      </w:r>
    </w:p>
  </w:comment>
  <w:comment w:id="83" w:author="Ruiz, Edward" w:date="2026-02-13T12:15:00Z" w:initials="ER">
    <w:p w14:paraId="19EDEF93" w14:textId="77777777" w:rsidR="006A74DB" w:rsidRDefault="006A74DB" w:rsidP="006A74DB">
      <w:pPr>
        <w:pStyle w:val="CommentText"/>
      </w:pPr>
      <w:r>
        <w:rPr>
          <w:rStyle w:val="CommentReference"/>
        </w:rPr>
        <w:annotationRef/>
      </w:r>
      <w:r>
        <w:t>Needs to be triggered by a relevant alert</w:t>
      </w:r>
    </w:p>
  </w:comment>
  <w:comment w:id="84" w:author="Ruiz, Edward" w:date="2026-02-13T12:17:00Z" w:initials="ER">
    <w:p w14:paraId="4D7CF113" w14:textId="77777777" w:rsidR="006B1A54" w:rsidRDefault="006B1A54" w:rsidP="006B1A54">
      <w:pPr>
        <w:pStyle w:val="CommentText"/>
      </w:pPr>
      <w:r>
        <w:rPr>
          <w:rStyle w:val="CommentReference"/>
        </w:rPr>
        <w:annotationRef/>
      </w:r>
      <w:r>
        <w:t>Need to make tweaks on the visual</w:t>
      </w:r>
    </w:p>
  </w:comment>
  <w:comment w:id="88" w:author="Ruiz, Edward" w:date="2026-02-13T12:35:00Z" w:initials="ER">
    <w:p w14:paraId="1F023FA1" w14:textId="77777777" w:rsidR="00BC1D21" w:rsidRDefault="00BC1D21" w:rsidP="00BC1D21">
      <w:pPr>
        <w:pStyle w:val="CommentText"/>
      </w:pPr>
      <w:r>
        <w:rPr>
          <w:rStyle w:val="CommentReference"/>
        </w:rPr>
        <w:annotationRef/>
      </w:r>
      <w:r>
        <w:t>Need a way to bridge the dashboard with the comparison, it needs to be a bit more seamless</w:t>
      </w:r>
    </w:p>
  </w:comment>
  <w:comment w:id="89" w:author="Ruiz, Edward" w:date="2026-02-13T12:35:00Z" w:initials="ER">
    <w:p w14:paraId="6122A6BD" w14:textId="77777777" w:rsidR="00A352E2" w:rsidRDefault="00A352E2" w:rsidP="00A352E2">
      <w:pPr>
        <w:pStyle w:val="CommentText"/>
      </w:pPr>
      <w:r>
        <w:rPr>
          <w:rStyle w:val="CommentReference"/>
        </w:rPr>
        <w:annotationRef/>
      </w:r>
      <w:r>
        <w:t>Deterministic vs leveraging AI</w:t>
      </w:r>
    </w:p>
  </w:comment>
  <w:comment w:id="94" w:author="Ruiz, Edward" w:date="2026-02-13T12:22:00Z" w:initials="ER">
    <w:p w14:paraId="10C1C6DC" w14:textId="77777777" w:rsidR="0058131A" w:rsidRDefault="00554B73" w:rsidP="0058131A">
      <w:pPr>
        <w:pStyle w:val="CommentText"/>
      </w:pPr>
      <w:r>
        <w:rPr>
          <w:rStyle w:val="CommentReference"/>
        </w:rPr>
        <w:annotationRef/>
      </w:r>
      <w:r w:rsidR="0058131A">
        <w:t>Explanation of quantifiable differences as to how they get from point A to point B; should reinforce what is above</w:t>
      </w:r>
    </w:p>
  </w:comment>
  <w:comment w:id="95" w:author="Ruiz, Edward" w:date="2026-02-13T12:41:00Z" w:initials="ER">
    <w:p w14:paraId="52E1E98D" w14:textId="77777777" w:rsidR="004B114F" w:rsidRDefault="00114F38" w:rsidP="004B114F">
      <w:pPr>
        <w:pStyle w:val="CommentText"/>
      </w:pPr>
      <w:r>
        <w:rPr>
          <w:rStyle w:val="CommentReference"/>
        </w:rPr>
        <w:annotationRef/>
      </w:r>
      <w:r w:rsidR="004B114F">
        <w:t>Align the graphs with the customer’s/agent’s input. Example - retirement income must be on the graph. Align it to a single goal, provide a rank across multiple if others are selected. And put the products dimensions on one gant chart. Needs the comparison across multiple variables as a hover - include funding source: inherited, 401k, plan type, and other ownership types. Have the customer select the product types they want to look at - part 1, if there are selecting an income goal then do you want a living benefit - part 2. Do not limit the products they display, but have an indicator if the agent can sell, trained, and licensed the product - red (hover over), yellow, green, need to apply it to the advisors’ profile. If they cant, there would be a coming soon button which would take them to how they can solve the issue</w:t>
      </w:r>
    </w:p>
  </w:comment>
  <w:comment w:id="99" w:author="Ruiz, Edward" w:date="2026-02-13T12:18:00Z" w:initials="ER">
    <w:p w14:paraId="23F52E4A" w14:textId="77777777" w:rsidR="005F6F42" w:rsidRDefault="005F6F42" w:rsidP="005F6F42">
      <w:pPr>
        <w:pStyle w:val="CommentText"/>
      </w:pPr>
      <w:r>
        <w:rPr>
          <w:rStyle w:val="CommentReference"/>
        </w:rPr>
        <w:annotationRef/>
      </w:r>
      <w:r>
        <w:t>Line graph of rate changes or how the product could perform over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1CC8E" w15:done="0"/>
  <w15:commentEx w15:paraId="19EDEF93" w15:done="0"/>
  <w15:commentEx w15:paraId="4D7CF113" w15:done="0"/>
  <w15:commentEx w15:paraId="1F023FA1" w15:done="0"/>
  <w15:commentEx w15:paraId="6122A6BD" w15:paraIdParent="1F023FA1" w15:done="0"/>
  <w15:commentEx w15:paraId="10C1C6DC" w15:done="0"/>
  <w15:commentEx w15:paraId="52E1E98D" w15:done="0"/>
  <w15:commentEx w15:paraId="23F52E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E6D64" w16cex:dateUtc="2026-02-06T17:55:00Z"/>
  <w16cex:commentExtensible w16cex:durableId="3F25D483" w16cex:dateUtc="2026-02-13T17:15:00Z"/>
  <w16cex:commentExtensible w16cex:durableId="47CBE3AD" w16cex:dateUtc="2026-02-13T17:17:00Z"/>
  <w16cex:commentExtensible w16cex:durableId="4FD31140" w16cex:dateUtc="2026-02-13T17:35:00Z"/>
  <w16cex:commentExtensible w16cex:durableId="47136858" w16cex:dateUtc="2026-02-13T17:35:00Z"/>
  <w16cex:commentExtensible w16cex:durableId="3CD4AA84" w16cex:dateUtc="2026-02-13T17:22:00Z"/>
  <w16cex:commentExtensible w16cex:durableId="25042626" w16cex:dateUtc="2026-02-13T17:41:00Z"/>
  <w16cex:commentExtensible w16cex:durableId="555B38E4" w16cex:dateUtc="2026-02-13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1CC8E" w16cid:durableId="68CE6D64"/>
  <w16cid:commentId w16cid:paraId="19EDEF93" w16cid:durableId="3F25D483"/>
  <w16cid:commentId w16cid:paraId="4D7CF113" w16cid:durableId="47CBE3AD"/>
  <w16cid:commentId w16cid:paraId="1F023FA1" w16cid:durableId="4FD31140"/>
  <w16cid:commentId w16cid:paraId="6122A6BD" w16cid:durableId="47136858"/>
  <w16cid:commentId w16cid:paraId="10C1C6DC" w16cid:durableId="3CD4AA84"/>
  <w16cid:commentId w16cid:paraId="52E1E98D" w16cid:durableId="25042626"/>
  <w16cid:commentId w16cid:paraId="23F52E4A" w16cid:durableId="555B38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Arial Narrow&quot;,sans-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4D"/>
    <w:multiLevelType w:val="hybridMultilevel"/>
    <w:tmpl w:val="F02ED9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7166C"/>
    <w:multiLevelType w:val="hybridMultilevel"/>
    <w:tmpl w:val="C82A6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32F0"/>
    <w:multiLevelType w:val="hybridMultilevel"/>
    <w:tmpl w:val="1312EE64"/>
    <w:lvl w:ilvl="0" w:tplc="144E375E">
      <w:start w:val="1"/>
      <w:numFmt w:val="decimal"/>
      <w:lvlText w:val="%1)"/>
      <w:lvlJc w:val="left"/>
      <w:pPr>
        <w:ind w:left="720" w:hanging="360"/>
      </w:pPr>
    </w:lvl>
    <w:lvl w:ilvl="1" w:tplc="8C9CE82A">
      <w:start w:val="1"/>
      <w:numFmt w:val="lowerLetter"/>
      <w:lvlText w:val="%2."/>
      <w:lvlJc w:val="left"/>
      <w:pPr>
        <w:ind w:left="1440" w:hanging="360"/>
      </w:pPr>
    </w:lvl>
    <w:lvl w:ilvl="2" w:tplc="263C25CC">
      <w:start w:val="1"/>
      <w:numFmt w:val="lowerRoman"/>
      <w:lvlText w:val="%3."/>
      <w:lvlJc w:val="right"/>
      <w:pPr>
        <w:ind w:left="2160" w:hanging="180"/>
      </w:pPr>
    </w:lvl>
    <w:lvl w:ilvl="3" w:tplc="633ED51E">
      <w:start w:val="1"/>
      <w:numFmt w:val="decimal"/>
      <w:lvlText w:val="%4."/>
      <w:lvlJc w:val="left"/>
      <w:pPr>
        <w:ind w:left="2880" w:hanging="360"/>
      </w:pPr>
    </w:lvl>
    <w:lvl w:ilvl="4" w:tplc="9E8A8804">
      <w:start w:val="1"/>
      <w:numFmt w:val="lowerLetter"/>
      <w:lvlText w:val="%5."/>
      <w:lvlJc w:val="left"/>
      <w:pPr>
        <w:ind w:left="3600" w:hanging="360"/>
      </w:pPr>
    </w:lvl>
    <w:lvl w:ilvl="5" w:tplc="7AE646C4">
      <w:start w:val="1"/>
      <w:numFmt w:val="lowerRoman"/>
      <w:lvlText w:val="%6."/>
      <w:lvlJc w:val="right"/>
      <w:pPr>
        <w:ind w:left="4320" w:hanging="180"/>
      </w:pPr>
    </w:lvl>
    <w:lvl w:ilvl="6" w:tplc="2E280884">
      <w:start w:val="1"/>
      <w:numFmt w:val="decimal"/>
      <w:lvlText w:val="%7."/>
      <w:lvlJc w:val="left"/>
      <w:pPr>
        <w:ind w:left="5040" w:hanging="360"/>
      </w:pPr>
    </w:lvl>
    <w:lvl w:ilvl="7" w:tplc="F7CABF2A">
      <w:start w:val="1"/>
      <w:numFmt w:val="lowerLetter"/>
      <w:lvlText w:val="%8."/>
      <w:lvlJc w:val="left"/>
      <w:pPr>
        <w:ind w:left="5760" w:hanging="360"/>
      </w:pPr>
    </w:lvl>
    <w:lvl w:ilvl="8" w:tplc="633A157E">
      <w:start w:val="1"/>
      <w:numFmt w:val="lowerRoman"/>
      <w:lvlText w:val="%9."/>
      <w:lvlJc w:val="right"/>
      <w:pPr>
        <w:ind w:left="6480" w:hanging="180"/>
      </w:pPr>
    </w:lvl>
  </w:abstractNum>
  <w:abstractNum w:abstractNumId="3" w15:restartNumberingAfterBreak="0">
    <w:nsid w:val="220F4AF3"/>
    <w:multiLevelType w:val="multilevel"/>
    <w:tmpl w:val="E7601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678D5"/>
    <w:multiLevelType w:val="multilevel"/>
    <w:tmpl w:val="AA1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31D5A"/>
    <w:multiLevelType w:val="multilevel"/>
    <w:tmpl w:val="6B8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68C08"/>
    <w:multiLevelType w:val="hybridMultilevel"/>
    <w:tmpl w:val="3ADA3BB6"/>
    <w:lvl w:ilvl="0" w:tplc="49B0705A">
      <w:start w:val="1"/>
      <w:numFmt w:val="bullet"/>
      <w:lvlText w:val="-"/>
      <w:lvlJc w:val="left"/>
      <w:pPr>
        <w:ind w:left="720" w:hanging="360"/>
      </w:pPr>
      <w:rPr>
        <w:rFonts w:ascii="&quot;Arial Narrow&quot;,sans-serif" w:hAnsi="&quot;Arial Narrow&quot;,sans-serif" w:hint="default"/>
      </w:rPr>
    </w:lvl>
    <w:lvl w:ilvl="1" w:tplc="AC50E606">
      <w:start w:val="1"/>
      <w:numFmt w:val="bullet"/>
      <w:lvlText w:val="o"/>
      <w:lvlJc w:val="left"/>
      <w:pPr>
        <w:ind w:left="1440" w:hanging="360"/>
      </w:pPr>
      <w:rPr>
        <w:rFonts w:ascii="&quot;Arial Narrow&quot;,sans-serif" w:hAnsi="&quot;Arial Narrow&quot;,sans-serif" w:hint="default"/>
      </w:rPr>
    </w:lvl>
    <w:lvl w:ilvl="2" w:tplc="1E5620F2">
      <w:start w:val="1"/>
      <w:numFmt w:val="bullet"/>
      <w:lvlText w:val="§"/>
      <w:lvlJc w:val="left"/>
      <w:pPr>
        <w:ind w:left="2160" w:hanging="360"/>
      </w:pPr>
      <w:rPr>
        <w:rFonts w:ascii="&quot;Arial Narrow&quot;,sans-serif" w:hAnsi="&quot;Arial Narrow&quot;,sans-serif" w:hint="default"/>
      </w:rPr>
    </w:lvl>
    <w:lvl w:ilvl="3" w:tplc="4F782A16">
      <w:start w:val="1"/>
      <w:numFmt w:val="bullet"/>
      <w:lvlText w:val=""/>
      <w:lvlJc w:val="left"/>
      <w:pPr>
        <w:ind w:left="2880" w:hanging="360"/>
      </w:pPr>
      <w:rPr>
        <w:rFonts w:ascii="Symbol" w:hAnsi="Symbol" w:hint="default"/>
      </w:rPr>
    </w:lvl>
    <w:lvl w:ilvl="4" w:tplc="E4122472">
      <w:start w:val="1"/>
      <w:numFmt w:val="bullet"/>
      <w:lvlText w:val="o"/>
      <w:lvlJc w:val="left"/>
      <w:pPr>
        <w:ind w:left="3600" w:hanging="360"/>
      </w:pPr>
      <w:rPr>
        <w:rFonts w:ascii="Courier New" w:hAnsi="Courier New" w:hint="default"/>
      </w:rPr>
    </w:lvl>
    <w:lvl w:ilvl="5" w:tplc="6B5288EA">
      <w:start w:val="1"/>
      <w:numFmt w:val="bullet"/>
      <w:lvlText w:val=""/>
      <w:lvlJc w:val="left"/>
      <w:pPr>
        <w:ind w:left="4320" w:hanging="360"/>
      </w:pPr>
      <w:rPr>
        <w:rFonts w:ascii="Wingdings" w:hAnsi="Wingdings" w:hint="default"/>
      </w:rPr>
    </w:lvl>
    <w:lvl w:ilvl="6" w:tplc="E3EE9E32">
      <w:start w:val="1"/>
      <w:numFmt w:val="bullet"/>
      <w:lvlText w:val=""/>
      <w:lvlJc w:val="left"/>
      <w:pPr>
        <w:ind w:left="5040" w:hanging="360"/>
      </w:pPr>
      <w:rPr>
        <w:rFonts w:ascii="Symbol" w:hAnsi="Symbol" w:hint="default"/>
      </w:rPr>
    </w:lvl>
    <w:lvl w:ilvl="7" w:tplc="7F7E8698">
      <w:start w:val="1"/>
      <w:numFmt w:val="bullet"/>
      <w:lvlText w:val="o"/>
      <w:lvlJc w:val="left"/>
      <w:pPr>
        <w:ind w:left="5760" w:hanging="360"/>
      </w:pPr>
      <w:rPr>
        <w:rFonts w:ascii="Courier New" w:hAnsi="Courier New" w:hint="default"/>
      </w:rPr>
    </w:lvl>
    <w:lvl w:ilvl="8" w:tplc="E01C249E">
      <w:start w:val="1"/>
      <w:numFmt w:val="bullet"/>
      <w:lvlText w:val=""/>
      <w:lvlJc w:val="left"/>
      <w:pPr>
        <w:ind w:left="6480" w:hanging="360"/>
      </w:pPr>
      <w:rPr>
        <w:rFonts w:ascii="Wingdings" w:hAnsi="Wingdings" w:hint="default"/>
      </w:rPr>
    </w:lvl>
  </w:abstractNum>
  <w:abstractNum w:abstractNumId="7" w15:restartNumberingAfterBreak="0">
    <w:nsid w:val="2ACE5DE0"/>
    <w:multiLevelType w:val="multilevel"/>
    <w:tmpl w:val="5016A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60717"/>
    <w:multiLevelType w:val="hybridMultilevel"/>
    <w:tmpl w:val="FE50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36B38"/>
    <w:multiLevelType w:val="hybridMultilevel"/>
    <w:tmpl w:val="0106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05A4A"/>
    <w:multiLevelType w:val="multilevel"/>
    <w:tmpl w:val="43D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841EC"/>
    <w:multiLevelType w:val="multilevel"/>
    <w:tmpl w:val="98D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975A0"/>
    <w:multiLevelType w:val="hybridMultilevel"/>
    <w:tmpl w:val="7E0AC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24C10C"/>
    <w:multiLevelType w:val="hybridMultilevel"/>
    <w:tmpl w:val="CF905C08"/>
    <w:lvl w:ilvl="0" w:tplc="327290E0">
      <w:start w:val="1"/>
      <w:numFmt w:val="decimal"/>
      <w:lvlText w:val="%1.0"/>
      <w:lvlJc w:val="left"/>
      <w:pPr>
        <w:ind w:left="720" w:hanging="360"/>
      </w:pPr>
    </w:lvl>
    <w:lvl w:ilvl="1" w:tplc="45005C70">
      <w:start w:val="1"/>
      <w:numFmt w:val="lowerLetter"/>
      <w:lvlText w:val="%2."/>
      <w:lvlJc w:val="left"/>
      <w:pPr>
        <w:ind w:left="1440" w:hanging="360"/>
      </w:pPr>
    </w:lvl>
    <w:lvl w:ilvl="2" w:tplc="B8202AA6">
      <w:start w:val="1"/>
      <w:numFmt w:val="lowerRoman"/>
      <w:lvlText w:val="%3."/>
      <w:lvlJc w:val="right"/>
      <w:pPr>
        <w:ind w:left="2160" w:hanging="180"/>
      </w:pPr>
    </w:lvl>
    <w:lvl w:ilvl="3" w:tplc="B1C2FE8A">
      <w:start w:val="1"/>
      <w:numFmt w:val="decimal"/>
      <w:lvlText w:val="%4."/>
      <w:lvlJc w:val="left"/>
      <w:pPr>
        <w:ind w:left="2880" w:hanging="360"/>
      </w:pPr>
    </w:lvl>
    <w:lvl w:ilvl="4" w:tplc="B3CC2724">
      <w:start w:val="1"/>
      <w:numFmt w:val="lowerLetter"/>
      <w:lvlText w:val="%5."/>
      <w:lvlJc w:val="left"/>
      <w:pPr>
        <w:ind w:left="3600" w:hanging="360"/>
      </w:pPr>
    </w:lvl>
    <w:lvl w:ilvl="5" w:tplc="044ACB98">
      <w:start w:val="1"/>
      <w:numFmt w:val="lowerRoman"/>
      <w:lvlText w:val="%6."/>
      <w:lvlJc w:val="right"/>
      <w:pPr>
        <w:ind w:left="4320" w:hanging="180"/>
      </w:pPr>
    </w:lvl>
    <w:lvl w:ilvl="6" w:tplc="22D8FA72">
      <w:start w:val="1"/>
      <w:numFmt w:val="decimal"/>
      <w:lvlText w:val="%7."/>
      <w:lvlJc w:val="left"/>
      <w:pPr>
        <w:ind w:left="5040" w:hanging="360"/>
      </w:pPr>
    </w:lvl>
    <w:lvl w:ilvl="7" w:tplc="96420BD2">
      <w:start w:val="1"/>
      <w:numFmt w:val="lowerLetter"/>
      <w:lvlText w:val="%8."/>
      <w:lvlJc w:val="left"/>
      <w:pPr>
        <w:ind w:left="5760" w:hanging="360"/>
      </w:pPr>
    </w:lvl>
    <w:lvl w:ilvl="8" w:tplc="FA3EA05C">
      <w:start w:val="1"/>
      <w:numFmt w:val="lowerRoman"/>
      <w:lvlText w:val="%9."/>
      <w:lvlJc w:val="right"/>
      <w:pPr>
        <w:ind w:left="6480" w:hanging="180"/>
      </w:pPr>
    </w:lvl>
  </w:abstractNum>
  <w:abstractNum w:abstractNumId="14" w15:restartNumberingAfterBreak="0">
    <w:nsid w:val="385C5877"/>
    <w:multiLevelType w:val="hybridMultilevel"/>
    <w:tmpl w:val="A95849D0"/>
    <w:lvl w:ilvl="0" w:tplc="F0F8F3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915DAE"/>
    <w:multiLevelType w:val="multilevel"/>
    <w:tmpl w:val="3A3CA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696178"/>
    <w:multiLevelType w:val="hybridMultilevel"/>
    <w:tmpl w:val="2D38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025E7"/>
    <w:multiLevelType w:val="hybridMultilevel"/>
    <w:tmpl w:val="B6A4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A27E68"/>
    <w:multiLevelType w:val="hybridMultilevel"/>
    <w:tmpl w:val="9400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B615A"/>
    <w:multiLevelType w:val="multilevel"/>
    <w:tmpl w:val="2E9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43A1B"/>
    <w:multiLevelType w:val="multilevel"/>
    <w:tmpl w:val="ACD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909DC"/>
    <w:multiLevelType w:val="multilevel"/>
    <w:tmpl w:val="DC8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933B1"/>
    <w:multiLevelType w:val="multilevel"/>
    <w:tmpl w:val="AD2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20F92"/>
    <w:multiLevelType w:val="hybridMultilevel"/>
    <w:tmpl w:val="FC20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57548"/>
    <w:multiLevelType w:val="hybridMultilevel"/>
    <w:tmpl w:val="33640F3E"/>
    <w:lvl w:ilvl="0" w:tplc="F0F8F3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32469"/>
    <w:multiLevelType w:val="multilevel"/>
    <w:tmpl w:val="EF4E3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56886">
    <w:abstractNumId w:val="2"/>
  </w:num>
  <w:num w:numId="2" w16cid:durableId="1576086907">
    <w:abstractNumId w:val="13"/>
  </w:num>
  <w:num w:numId="3" w16cid:durableId="1117413634">
    <w:abstractNumId w:val="6"/>
  </w:num>
  <w:num w:numId="4" w16cid:durableId="791904203">
    <w:abstractNumId w:val="15"/>
  </w:num>
  <w:num w:numId="5" w16cid:durableId="449973610">
    <w:abstractNumId w:val="7"/>
  </w:num>
  <w:num w:numId="6" w16cid:durableId="2127894419">
    <w:abstractNumId w:val="10"/>
  </w:num>
  <w:num w:numId="7" w16cid:durableId="1976399877">
    <w:abstractNumId w:val="4"/>
  </w:num>
  <w:num w:numId="8" w16cid:durableId="1989894079">
    <w:abstractNumId w:val="23"/>
  </w:num>
  <w:num w:numId="9" w16cid:durableId="1747192303">
    <w:abstractNumId w:val="11"/>
  </w:num>
  <w:num w:numId="10" w16cid:durableId="1100681570">
    <w:abstractNumId w:val="25"/>
  </w:num>
  <w:num w:numId="11" w16cid:durableId="777331223">
    <w:abstractNumId w:val="5"/>
  </w:num>
  <w:num w:numId="12" w16cid:durableId="1284652427">
    <w:abstractNumId w:val="20"/>
  </w:num>
  <w:num w:numId="13" w16cid:durableId="1839730397">
    <w:abstractNumId w:val="22"/>
  </w:num>
  <w:num w:numId="14" w16cid:durableId="57675366">
    <w:abstractNumId w:val="1"/>
  </w:num>
  <w:num w:numId="15" w16cid:durableId="1262034144">
    <w:abstractNumId w:val="18"/>
  </w:num>
  <w:num w:numId="16" w16cid:durableId="595480665">
    <w:abstractNumId w:val="12"/>
  </w:num>
  <w:num w:numId="17" w16cid:durableId="476578758">
    <w:abstractNumId w:val="0"/>
  </w:num>
  <w:num w:numId="18" w16cid:durableId="1738936370">
    <w:abstractNumId w:val="14"/>
  </w:num>
  <w:num w:numId="19" w16cid:durableId="1652171380">
    <w:abstractNumId w:val="24"/>
  </w:num>
  <w:num w:numId="20" w16cid:durableId="895506666">
    <w:abstractNumId w:val="17"/>
  </w:num>
  <w:num w:numId="21" w16cid:durableId="1473403463">
    <w:abstractNumId w:val="8"/>
  </w:num>
  <w:num w:numId="22" w16cid:durableId="466049932">
    <w:abstractNumId w:val="16"/>
  </w:num>
  <w:num w:numId="23" w16cid:durableId="160895052">
    <w:abstractNumId w:val="3"/>
  </w:num>
  <w:num w:numId="24" w16cid:durableId="1446122141">
    <w:abstractNumId w:val="21"/>
  </w:num>
  <w:num w:numId="25" w16cid:durableId="743264063">
    <w:abstractNumId w:val="19"/>
  </w:num>
  <w:num w:numId="26" w16cid:durableId="127648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z, Edward">
    <w15:presenceInfo w15:providerId="AD" w15:userId="S::edward.m.ruiz@brighthousefinancial.com::77df6856-fd0f-4580-9276-2abb2453ea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2C"/>
    <w:rsid w:val="00013CA2"/>
    <w:rsid w:val="00070ABD"/>
    <w:rsid w:val="00082EFC"/>
    <w:rsid w:val="00084DF1"/>
    <w:rsid w:val="00086069"/>
    <w:rsid w:val="000F2F7C"/>
    <w:rsid w:val="000F3D96"/>
    <w:rsid w:val="000F4403"/>
    <w:rsid w:val="00114F38"/>
    <w:rsid w:val="001421C7"/>
    <w:rsid w:val="00153680"/>
    <w:rsid w:val="00187209"/>
    <w:rsid w:val="00195F87"/>
    <w:rsid w:val="001A0DA8"/>
    <w:rsid w:val="0028223C"/>
    <w:rsid w:val="002842FB"/>
    <w:rsid w:val="002C44E0"/>
    <w:rsid w:val="0030007B"/>
    <w:rsid w:val="00335F45"/>
    <w:rsid w:val="00336FDA"/>
    <w:rsid w:val="003735BA"/>
    <w:rsid w:val="003B6D62"/>
    <w:rsid w:val="003C7B60"/>
    <w:rsid w:val="003C7BEA"/>
    <w:rsid w:val="003D6E91"/>
    <w:rsid w:val="00451653"/>
    <w:rsid w:val="004B114F"/>
    <w:rsid w:val="004E6BEF"/>
    <w:rsid w:val="0051515F"/>
    <w:rsid w:val="005202C6"/>
    <w:rsid w:val="0052451D"/>
    <w:rsid w:val="005250AC"/>
    <w:rsid w:val="00554B73"/>
    <w:rsid w:val="00572CE2"/>
    <w:rsid w:val="0058131A"/>
    <w:rsid w:val="00584E14"/>
    <w:rsid w:val="005B1680"/>
    <w:rsid w:val="005B5B25"/>
    <w:rsid w:val="005C115C"/>
    <w:rsid w:val="005F6F42"/>
    <w:rsid w:val="00602EDE"/>
    <w:rsid w:val="006338B2"/>
    <w:rsid w:val="0063552C"/>
    <w:rsid w:val="00637904"/>
    <w:rsid w:val="00662A92"/>
    <w:rsid w:val="0067585F"/>
    <w:rsid w:val="006A74DB"/>
    <w:rsid w:val="006B1A54"/>
    <w:rsid w:val="006D6EB4"/>
    <w:rsid w:val="006E7CB7"/>
    <w:rsid w:val="0072204F"/>
    <w:rsid w:val="007462F1"/>
    <w:rsid w:val="00754C72"/>
    <w:rsid w:val="00776B32"/>
    <w:rsid w:val="007A0E3A"/>
    <w:rsid w:val="007B489A"/>
    <w:rsid w:val="007D13A0"/>
    <w:rsid w:val="00846FA1"/>
    <w:rsid w:val="00857F66"/>
    <w:rsid w:val="008629DC"/>
    <w:rsid w:val="00882596"/>
    <w:rsid w:val="008A0AD5"/>
    <w:rsid w:val="008C2275"/>
    <w:rsid w:val="008E18D9"/>
    <w:rsid w:val="00900DEE"/>
    <w:rsid w:val="009D0CF3"/>
    <w:rsid w:val="009E4391"/>
    <w:rsid w:val="00A15066"/>
    <w:rsid w:val="00A3409F"/>
    <w:rsid w:val="00A352E2"/>
    <w:rsid w:val="00A71929"/>
    <w:rsid w:val="00A73B16"/>
    <w:rsid w:val="00A84865"/>
    <w:rsid w:val="00AA5BAA"/>
    <w:rsid w:val="00AB0667"/>
    <w:rsid w:val="00B04EB5"/>
    <w:rsid w:val="00B56D08"/>
    <w:rsid w:val="00B644F2"/>
    <w:rsid w:val="00B71C0C"/>
    <w:rsid w:val="00BA7020"/>
    <w:rsid w:val="00BC1D21"/>
    <w:rsid w:val="00BD18F8"/>
    <w:rsid w:val="00C2487C"/>
    <w:rsid w:val="00C54809"/>
    <w:rsid w:val="00C674E8"/>
    <w:rsid w:val="00C779FB"/>
    <w:rsid w:val="00C8372D"/>
    <w:rsid w:val="00CA576E"/>
    <w:rsid w:val="00D71990"/>
    <w:rsid w:val="00D76151"/>
    <w:rsid w:val="00D81009"/>
    <w:rsid w:val="00D96FD2"/>
    <w:rsid w:val="00DB3C17"/>
    <w:rsid w:val="00DD02C6"/>
    <w:rsid w:val="00DD2964"/>
    <w:rsid w:val="00DD7FD1"/>
    <w:rsid w:val="00E16B66"/>
    <w:rsid w:val="00E4700F"/>
    <w:rsid w:val="00E60A02"/>
    <w:rsid w:val="00E635B4"/>
    <w:rsid w:val="00EA0383"/>
    <w:rsid w:val="00EA1F1E"/>
    <w:rsid w:val="00EC1BAA"/>
    <w:rsid w:val="00EC6519"/>
    <w:rsid w:val="00F008CE"/>
    <w:rsid w:val="00F1125A"/>
    <w:rsid w:val="00F3127C"/>
    <w:rsid w:val="00F45115"/>
    <w:rsid w:val="00F55423"/>
    <w:rsid w:val="00F90D73"/>
    <w:rsid w:val="00FA4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0986"/>
  <w15:chartTrackingRefBased/>
  <w15:docId w15:val="{7C285051-E963-4767-A970-9FE7F8AD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BH-Heading 1"/>
    <w:basedOn w:val="Normal"/>
    <w:next w:val="Normal"/>
    <w:link w:val="Heading1Char"/>
    <w:uiPriority w:val="9"/>
    <w:qFormat/>
    <w:rsid w:val="00635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BH- Subhead 1"/>
    <w:basedOn w:val="Normal"/>
    <w:next w:val="Normal"/>
    <w:link w:val="Heading2Char"/>
    <w:uiPriority w:val="9"/>
    <w:unhideWhenUsed/>
    <w:qFormat/>
    <w:rsid w:val="00635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H-Heading 1 Char"/>
    <w:basedOn w:val="DefaultParagraphFont"/>
    <w:link w:val="Heading1"/>
    <w:uiPriority w:val="9"/>
    <w:rsid w:val="0063552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BH- Subhead 1 Char"/>
    <w:basedOn w:val="DefaultParagraphFont"/>
    <w:link w:val="Heading2"/>
    <w:uiPriority w:val="9"/>
    <w:rsid w:val="00635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2C"/>
    <w:rPr>
      <w:rFonts w:eastAsiaTheme="majorEastAsia" w:cstheme="majorBidi"/>
      <w:color w:val="272727" w:themeColor="text1" w:themeTint="D8"/>
    </w:rPr>
  </w:style>
  <w:style w:type="paragraph" w:styleId="Title">
    <w:name w:val="Title"/>
    <w:basedOn w:val="Normal"/>
    <w:next w:val="Normal"/>
    <w:link w:val="TitleChar"/>
    <w:uiPriority w:val="10"/>
    <w:qFormat/>
    <w:rsid w:val="00635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2C"/>
    <w:pPr>
      <w:spacing w:before="160"/>
      <w:jc w:val="center"/>
    </w:pPr>
    <w:rPr>
      <w:i/>
      <w:iCs/>
      <w:color w:val="404040" w:themeColor="text1" w:themeTint="BF"/>
    </w:rPr>
  </w:style>
  <w:style w:type="character" w:customStyle="1" w:styleId="QuoteChar">
    <w:name w:val="Quote Char"/>
    <w:basedOn w:val="DefaultParagraphFont"/>
    <w:link w:val="Quote"/>
    <w:uiPriority w:val="29"/>
    <w:rsid w:val="0063552C"/>
    <w:rPr>
      <w:i/>
      <w:iCs/>
      <w:color w:val="404040" w:themeColor="text1" w:themeTint="BF"/>
    </w:rPr>
  </w:style>
  <w:style w:type="paragraph" w:styleId="ListParagraph">
    <w:name w:val="List Paragraph"/>
    <w:basedOn w:val="Normal"/>
    <w:link w:val="ListParagraphChar"/>
    <w:uiPriority w:val="34"/>
    <w:qFormat/>
    <w:rsid w:val="0063552C"/>
    <w:pPr>
      <w:ind w:left="720"/>
      <w:contextualSpacing/>
    </w:pPr>
  </w:style>
  <w:style w:type="character" w:styleId="IntenseEmphasis">
    <w:name w:val="Intense Emphasis"/>
    <w:basedOn w:val="DefaultParagraphFont"/>
    <w:uiPriority w:val="21"/>
    <w:qFormat/>
    <w:rsid w:val="0063552C"/>
    <w:rPr>
      <w:i/>
      <w:iCs/>
      <w:color w:val="0F4761" w:themeColor="accent1" w:themeShade="BF"/>
    </w:rPr>
  </w:style>
  <w:style w:type="paragraph" w:styleId="IntenseQuote">
    <w:name w:val="Intense Quote"/>
    <w:basedOn w:val="Normal"/>
    <w:next w:val="Normal"/>
    <w:link w:val="IntenseQuoteChar"/>
    <w:uiPriority w:val="30"/>
    <w:qFormat/>
    <w:rsid w:val="00635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52C"/>
    <w:rPr>
      <w:i/>
      <w:iCs/>
      <w:color w:val="0F4761" w:themeColor="accent1" w:themeShade="BF"/>
    </w:rPr>
  </w:style>
  <w:style w:type="character" w:styleId="IntenseReference">
    <w:name w:val="Intense Reference"/>
    <w:basedOn w:val="DefaultParagraphFont"/>
    <w:uiPriority w:val="32"/>
    <w:qFormat/>
    <w:rsid w:val="0063552C"/>
    <w:rPr>
      <w:b/>
      <w:bCs/>
      <w:smallCaps/>
      <w:color w:val="0F4761" w:themeColor="accent1" w:themeShade="BF"/>
      <w:spacing w:val="5"/>
    </w:rPr>
  </w:style>
  <w:style w:type="paragraph" w:styleId="NoSpacing">
    <w:name w:val="No Spacing"/>
    <w:link w:val="NoSpacingChar"/>
    <w:uiPriority w:val="1"/>
    <w:qFormat/>
    <w:rsid w:val="006355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3552C"/>
    <w:rPr>
      <w:rFonts w:eastAsiaTheme="minorEastAsia"/>
      <w:kern w:val="0"/>
      <w:sz w:val="22"/>
      <w:szCs w:val="22"/>
      <w14:ligatures w14:val="none"/>
    </w:rPr>
  </w:style>
  <w:style w:type="paragraph" w:styleId="TOCHeading">
    <w:name w:val="TOC Heading"/>
    <w:basedOn w:val="Heading1"/>
    <w:next w:val="Normal"/>
    <w:uiPriority w:val="39"/>
    <w:unhideWhenUsed/>
    <w:qFormat/>
    <w:rsid w:val="0063552C"/>
    <w:pPr>
      <w:spacing w:before="240" w:after="0" w:line="259" w:lineRule="auto"/>
      <w:outlineLvl w:val="9"/>
    </w:pPr>
    <w:rPr>
      <w:kern w:val="0"/>
      <w:sz w:val="32"/>
      <w:szCs w:val="32"/>
      <w14:ligatures w14:val="none"/>
    </w:rPr>
  </w:style>
  <w:style w:type="character" w:styleId="CommentReference">
    <w:name w:val="annotation reference"/>
    <w:semiHidden/>
    <w:rsid w:val="0063552C"/>
    <w:rPr>
      <w:rFonts w:ascii="Arial" w:hAnsi="Arial"/>
      <w:sz w:val="16"/>
    </w:rPr>
  </w:style>
  <w:style w:type="paragraph" w:styleId="CommentText">
    <w:name w:val="annotation text"/>
    <w:basedOn w:val="Normal"/>
    <w:link w:val="CommentTextChar"/>
    <w:unhideWhenUsed/>
    <w:rsid w:val="0063552C"/>
    <w:pPr>
      <w:spacing w:after="0" w:line="240" w:lineRule="auto"/>
    </w:pPr>
    <w:rPr>
      <w:rFonts w:ascii="Calibri" w:hAnsi="Calibri" w:cs="Calibri"/>
      <w:kern w:val="0"/>
      <w:sz w:val="22"/>
      <w:szCs w:val="20"/>
      <w14:ligatures w14:val="none"/>
    </w:rPr>
  </w:style>
  <w:style w:type="character" w:customStyle="1" w:styleId="CommentTextChar">
    <w:name w:val="Comment Text Char"/>
    <w:basedOn w:val="DefaultParagraphFont"/>
    <w:link w:val="CommentText"/>
    <w:rsid w:val="0063552C"/>
    <w:rPr>
      <w:rFonts w:ascii="Calibri" w:hAnsi="Calibri" w:cs="Calibri"/>
      <w:kern w:val="0"/>
      <w:sz w:val="22"/>
      <w:szCs w:val="20"/>
      <w14:ligatures w14:val="none"/>
    </w:rPr>
  </w:style>
  <w:style w:type="table" w:styleId="TableGrid">
    <w:name w:val="Table Grid"/>
    <w:basedOn w:val="TableNormal"/>
    <w:uiPriority w:val="59"/>
    <w:rsid w:val="0063552C"/>
    <w:pPr>
      <w:spacing w:after="0" w:line="240" w:lineRule="auto"/>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63552C"/>
  </w:style>
  <w:style w:type="paragraph" w:styleId="TOC1">
    <w:name w:val="toc 1"/>
    <w:basedOn w:val="Normal"/>
    <w:next w:val="Normal"/>
    <w:autoRedefine/>
    <w:uiPriority w:val="39"/>
    <w:unhideWhenUsed/>
    <w:rsid w:val="0063552C"/>
    <w:pPr>
      <w:spacing w:after="100"/>
    </w:pPr>
  </w:style>
  <w:style w:type="paragraph" w:styleId="TOC2">
    <w:name w:val="toc 2"/>
    <w:basedOn w:val="Normal"/>
    <w:next w:val="Normal"/>
    <w:autoRedefine/>
    <w:uiPriority w:val="39"/>
    <w:unhideWhenUsed/>
    <w:rsid w:val="0063552C"/>
    <w:pPr>
      <w:spacing w:after="100"/>
      <w:ind w:left="240"/>
    </w:pPr>
  </w:style>
  <w:style w:type="character" w:styleId="Hyperlink">
    <w:name w:val="Hyperlink"/>
    <w:basedOn w:val="DefaultParagraphFont"/>
    <w:uiPriority w:val="99"/>
    <w:unhideWhenUsed/>
    <w:rsid w:val="0063552C"/>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0F4403"/>
    <w:pPr>
      <w:spacing w:after="160"/>
    </w:pPr>
    <w:rPr>
      <w:rFonts w:asciiTheme="minorHAnsi" w:hAnsiTheme="minorHAnsi" w:cstheme="minorBidi"/>
      <w:b/>
      <w:bCs/>
      <w:kern w:val="2"/>
      <w:sz w:val="20"/>
      <w14:ligatures w14:val="standardContextual"/>
    </w:rPr>
  </w:style>
  <w:style w:type="character" w:customStyle="1" w:styleId="CommentSubjectChar">
    <w:name w:val="Comment Subject Char"/>
    <w:basedOn w:val="CommentTextChar"/>
    <w:link w:val="CommentSubject"/>
    <w:uiPriority w:val="99"/>
    <w:semiHidden/>
    <w:rsid w:val="000F4403"/>
    <w:rPr>
      <w:rFonts w:ascii="Calibri" w:hAnsi="Calibri" w:cs="Calibri"/>
      <w:b/>
      <w:bCs/>
      <w:kern w:val="0"/>
      <w:sz w:val="20"/>
      <w:szCs w:val="20"/>
      <w14:ligatures w14:val="none"/>
    </w:rPr>
  </w:style>
  <w:style w:type="paragraph" w:styleId="Revision">
    <w:name w:val="Revision"/>
    <w:hidden/>
    <w:uiPriority w:val="99"/>
    <w:semiHidden/>
    <w:rsid w:val="006A74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image" Target="media/image1.emf"/><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package" Target="embeddings/Microsoft_Visio_Drawing1.vsdx"/><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2.emf"/><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C9C7BC-3EA0-4366-A8F0-426CF1C7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28</Pages>
  <Words>5627</Words>
  <Characters>34721</Characters>
  <Application>Microsoft Office Word</Application>
  <DocSecurity>0</DocSecurity>
  <Lines>1157</Lines>
  <Paragraphs>761</Paragraphs>
  <ScaleCrop>false</ScaleCrop>
  <HeadingPairs>
    <vt:vector size="2" baseType="variant">
      <vt:variant>
        <vt:lpstr>Title</vt:lpstr>
      </vt:variant>
      <vt:variant>
        <vt:i4>1</vt:i4>
      </vt:variant>
    </vt:vector>
  </HeadingPairs>
  <TitlesOfParts>
    <vt:vector size="1" baseType="lpstr">
      <vt:lpstr>IRI Hackathon</vt:lpstr>
    </vt:vector>
  </TitlesOfParts>
  <Company/>
  <LinksUpToDate>false</LinksUpToDate>
  <CharactersWithSpaces>39587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 Hackathon</dc:title>
  <dc:subject>Team 2</dc:subject>
  <dc:creator>Ruiz, Edward</dc:creator>
  <cp:keywords/>
  <dc:description/>
  <cp:lastModifiedBy>Ruiz, Edward</cp:lastModifiedBy>
  <cp:revision>17</cp:revision>
  <dcterms:created xsi:type="dcterms:W3CDTF">2026-02-19T21:43:00Z</dcterms:created>
  <dcterms:modified xsi:type="dcterms:W3CDTF">2026-02-20T17:36:00Z</dcterms:modified>
</cp:coreProperties>
</file>